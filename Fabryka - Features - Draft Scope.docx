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4C890" w14:textId="77777777" w:rsidR="00027871" w:rsidRDefault="00027871">
      <w:pPr>
        <w:pStyle w:val="a3"/>
        <w:spacing w:line="240" w:lineRule="auto"/>
        <w:jc w:val="both"/>
      </w:pPr>
      <w:bookmarkStart w:id="0" w:name="_ralxlro6b1q0" w:colFirst="0" w:colLast="0"/>
      <w:bookmarkEnd w:id="0"/>
    </w:p>
    <w:p w14:paraId="4A3F41C2" w14:textId="77777777" w:rsidR="00027871" w:rsidRDefault="00027871">
      <w:pPr>
        <w:pStyle w:val="a3"/>
        <w:spacing w:line="240" w:lineRule="auto"/>
        <w:jc w:val="both"/>
      </w:pPr>
      <w:bookmarkStart w:id="1" w:name="_jdjwxpsa1odj" w:colFirst="0" w:colLast="0"/>
      <w:bookmarkEnd w:id="1"/>
    </w:p>
    <w:p w14:paraId="77CA9CA5" w14:textId="77777777" w:rsidR="00027871" w:rsidRDefault="00027871">
      <w:pPr>
        <w:pStyle w:val="a3"/>
        <w:spacing w:line="240" w:lineRule="auto"/>
        <w:jc w:val="both"/>
      </w:pPr>
      <w:bookmarkStart w:id="2" w:name="_tl1bi2e14fm9" w:colFirst="0" w:colLast="0"/>
      <w:bookmarkEnd w:id="2"/>
    </w:p>
    <w:p w14:paraId="32E858BC" w14:textId="77777777" w:rsidR="00027871" w:rsidRDefault="00027871">
      <w:pPr>
        <w:pStyle w:val="a3"/>
        <w:spacing w:line="240" w:lineRule="auto"/>
        <w:jc w:val="both"/>
      </w:pPr>
      <w:bookmarkStart w:id="3" w:name="_4jdqgenmfj40" w:colFirst="0" w:colLast="0"/>
      <w:bookmarkEnd w:id="3"/>
    </w:p>
    <w:p w14:paraId="16A0E244" w14:textId="77777777" w:rsidR="00027871" w:rsidRDefault="00027871">
      <w:pPr>
        <w:pStyle w:val="a3"/>
        <w:spacing w:line="240" w:lineRule="auto"/>
        <w:jc w:val="both"/>
      </w:pPr>
      <w:bookmarkStart w:id="4" w:name="_23anrjdmnyfh" w:colFirst="0" w:colLast="0"/>
      <w:bookmarkEnd w:id="4"/>
    </w:p>
    <w:p w14:paraId="3515067F" w14:textId="77777777" w:rsidR="00027871" w:rsidRDefault="00027871">
      <w:pPr>
        <w:pStyle w:val="a3"/>
        <w:spacing w:line="240" w:lineRule="auto"/>
        <w:jc w:val="both"/>
      </w:pPr>
      <w:bookmarkStart w:id="5" w:name="_v61jlfy4xyru" w:colFirst="0" w:colLast="0"/>
      <w:bookmarkEnd w:id="5"/>
    </w:p>
    <w:p w14:paraId="02A70E08" w14:textId="77777777" w:rsidR="00027871" w:rsidRDefault="00027871">
      <w:pPr>
        <w:pStyle w:val="a3"/>
        <w:spacing w:line="240" w:lineRule="auto"/>
        <w:jc w:val="both"/>
      </w:pPr>
      <w:bookmarkStart w:id="6" w:name="_gm8h1n8w2sbn" w:colFirst="0" w:colLast="0"/>
      <w:bookmarkEnd w:id="6"/>
    </w:p>
    <w:p w14:paraId="5DD1FEDA" w14:textId="77777777" w:rsidR="00027871" w:rsidRPr="00BA02DC" w:rsidRDefault="00000000">
      <w:pPr>
        <w:rPr>
          <w:sz w:val="58"/>
          <w:szCs w:val="58"/>
          <w:lang w:val="ru-RU"/>
        </w:rPr>
      </w:pPr>
      <w:r w:rsidRPr="00BA02DC">
        <w:rPr>
          <w:sz w:val="58"/>
          <w:szCs w:val="58"/>
          <w:lang w:val="ru-RU"/>
        </w:rPr>
        <w:t>Бачення продукту та межі проекту</w:t>
      </w:r>
    </w:p>
    <w:p w14:paraId="5C2AE902" w14:textId="77777777" w:rsidR="00027871" w:rsidRPr="00BA02DC" w:rsidRDefault="00027871">
      <w:pPr>
        <w:jc w:val="center"/>
        <w:rPr>
          <w:lang w:val="ru-RU"/>
        </w:rPr>
      </w:pPr>
    </w:p>
    <w:p w14:paraId="7539CD36" w14:textId="77777777" w:rsidR="00027871" w:rsidRPr="00BA02DC" w:rsidRDefault="00000000">
      <w:pPr>
        <w:jc w:val="right"/>
        <w:rPr>
          <w:lang w:val="ru-RU"/>
        </w:rPr>
      </w:pPr>
      <w:r w:rsidRPr="00BA02DC">
        <w:rPr>
          <w:lang w:val="ru-RU"/>
        </w:rPr>
        <w:t>Номер версії</w:t>
      </w:r>
    </w:p>
    <w:p w14:paraId="45828881" w14:textId="77777777" w:rsidR="00027871" w:rsidRDefault="00000000">
      <w:pPr>
        <w:jc w:val="right"/>
      </w:pPr>
      <w:r>
        <w:t>Дата подачі</w:t>
      </w:r>
    </w:p>
    <w:p w14:paraId="3BBB8851" w14:textId="77777777" w:rsidR="00027871" w:rsidRDefault="00027871">
      <w:pPr>
        <w:jc w:val="both"/>
      </w:pPr>
    </w:p>
    <w:p w14:paraId="246961E5" w14:textId="77777777" w:rsidR="00027871" w:rsidRDefault="00027871">
      <w:pPr>
        <w:jc w:val="both"/>
      </w:pPr>
    </w:p>
    <w:p w14:paraId="79DD5931" w14:textId="77777777" w:rsidR="00027871" w:rsidRDefault="00027871">
      <w:pPr>
        <w:jc w:val="both"/>
      </w:pPr>
    </w:p>
    <w:p w14:paraId="3BB3A62F" w14:textId="77777777" w:rsidR="00027871" w:rsidRDefault="00027871">
      <w:pPr>
        <w:jc w:val="both"/>
      </w:pPr>
    </w:p>
    <w:p w14:paraId="75FB3CCD" w14:textId="77777777" w:rsidR="00027871" w:rsidRDefault="00027871">
      <w:pPr>
        <w:jc w:val="both"/>
      </w:pPr>
    </w:p>
    <w:p w14:paraId="42587B9C" w14:textId="77777777" w:rsidR="00027871" w:rsidRDefault="00027871">
      <w:pPr>
        <w:jc w:val="both"/>
      </w:pPr>
    </w:p>
    <w:p w14:paraId="578AE251" w14:textId="77777777" w:rsidR="00027871" w:rsidRDefault="00027871">
      <w:pPr>
        <w:jc w:val="both"/>
      </w:pPr>
    </w:p>
    <w:p w14:paraId="061924AE" w14:textId="77777777" w:rsidR="00027871" w:rsidRDefault="00027871">
      <w:pPr>
        <w:jc w:val="both"/>
      </w:pPr>
    </w:p>
    <w:p w14:paraId="0DA0E63B" w14:textId="77777777" w:rsidR="00027871" w:rsidRDefault="00027871">
      <w:pPr>
        <w:jc w:val="both"/>
      </w:pPr>
    </w:p>
    <w:p w14:paraId="70AD0FB1" w14:textId="77777777" w:rsidR="00027871" w:rsidRDefault="00027871">
      <w:pPr>
        <w:jc w:val="both"/>
      </w:pPr>
    </w:p>
    <w:p w14:paraId="3A3FE439" w14:textId="77777777" w:rsidR="00027871" w:rsidRDefault="00027871">
      <w:pPr>
        <w:jc w:val="both"/>
      </w:pPr>
    </w:p>
    <w:p w14:paraId="40234057" w14:textId="77777777" w:rsidR="00027871" w:rsidRDefault="00027871">
      <w:pPr>
        <w:jc w:val="both"/>
      </w:pPr>
    </w:p>
    <w:p w14:paraId="23681715" w14:textId="77777777" w:rsidR="00027871" w:rsidRDefault="00027871">
      <w:pPr>
        <w:jc w:val="both"/>
      </w:pPr>
    </w:p>
    <w:p w14:paraId="6B4A536C" w14:textId="77777777" w:rsidR="00027871" w:rsidRDefault="00027871">
      <w:pPr>
        <w:jc w:val="both"/>
      </w:pPr>
    </w:p>
    <w:p w14:paraId="1D6F4B6D" w14:textId="77777777" w:rsidR="00027871" w:rsidRDefault="00027871">
      <w:pPr>
        <w:jc w:val="both"/>
      </w:pPr>
    </w:p>
    <w:p w14:paraId="51AD4B5F" w14:textId="77777777" w:rsidR="00027871" w:rsidRDefault="00027871">
      <w:pPr>
        <w:jc w:val="both"/>
      </w:pPr>
    </w:p>
    <w:p w14:paraId="00314CE3" w14:textId="77777777" w:rsidR="00027871" w:rsidRDefault="00027871">
      <w:pPr>
        <w:jc w:val="both"/>
      </w:pPr>
    </w:p>
    <w:p w14:paraId="7E5F5DFA" w14:textId="77777777" w:rsidR="00027871" w:rsidRDefault="00027871">
      <w:pPr>
        <w:jc w:val="both"/>
      </w:pPr>
    </w:p>
    <w:p w14:paraId="2BA544E5" w14:textId="77777777" w:rsidR="00027871" w:rsidRDefault="00027871">
      <w:pPr>
        <w:jc w:val="both"/>
      </w:pPr>
    </w:p>
    <w:p w14:paraId="7E50DDD4" w14:textId="77777777" w:rsidR="00027871" w:rsidRDefault="00027871">
      <w:pPr>
        <w:jc w:val="both"/>
      </w:pPr>
    </w:p>
    <w:p w14:paraId="7F5B09A5" w14:textId="77777777" w:rsidR="00027871" w:rsidRDefault="00027871">
      <w:pPr>
        <w:jc w:val="both"/>
      </w:pPr>
    </w:p>
    <w:p w14:paraId="628DF40D" w14:textId="77777777" w:rsidR="00027871" w:rsidRDefault="00027871">
      <w:pPr>
        <w:jc w:val="both"/>
      </w:pPr>
    </w:p>
    <w:p w14:paraId="7AD89353" w14:textId="77777777" w:rsidR="00027871" w:rsidRDefault="00027871">
      <w:pPr>
        <w:jc w:val="both"/>
      </w:pPr>
    </w:p>
    <w:p w14:paraId="6198D9FA" w14:textId="77777777" w:rsidR="00027871" w:rsidRDefault="00000000">
      <w:pPr>
        <w:jc w:val="both"/>
      </w:pPr>
      <w:r>
        <w:lastRenderedPageBreak/>
        <w:t>Зміст</w:t>
      </w:r>
    </w:p>
    <w:p w14:paraId="3FEF2B5B" w14:textId="77777777" w:rsidR="00027871" w:rsidRDefault="00027871">
      <w:pPr>
        <w:jc w:val="both"/>
      </w:pPr>
    </w:p>
    <w:sdt>
      <w:sdtPr>
        <w:id w:val="1318224720"/>
        <w:docPartObj>
          <w:docPartGallery w:val="Table of Contents"/>
          <w:docPartUnique/>
        </w:docPartObj>
      </w:sdtPr>
      <w:sdtContent>
        <w:p w14:paraId="555F0C3D" w14:textId="77777777" w:rsidR="00027871" w:rsidRDefault="00000000">
          <w:pPr>
            <w:widowControl w:val="0"/>
            <w:tabs>
              <w:tab w:val="right" w:pos="12000"/>
            </w:tabs>
            <w:spacing w:before="60" w:line="240" w:lineRule="auto"/>
            <w:rPr>
              <w:b/>
              <w:color w:val="000000"/>
            </w:rPr>
          </w:pPr>
          <w:r>
            <w:fldChar w:fldCharType="begin"/>
          </w:r>
          <w:r>
            <w:instrText xml:space="preserve"> TOC \h \u \z \t "Heading 1,1,Heading 2,2,Heading 3,3,Heading 4,4,Heading 5,5,Heading 6,6,"</w:instrText>
          </w:r>
          <w:r>
            <w:fldChar w:fldCharType="separate"/>
          </w:r>
          <w:hyperlink w:anchor="_bhfn6yd2mo2p">
            <w:r>
              <w:rPr>
                <w:b/>
                <w:color w:val="000000"/>
              </w:rPr>
              <w:t>Мета документу</w:t>
            </w:r>
            <w:r>
              <w:rPr>
                <w:b/>
                <w:color w:val="000000"/>
              </w:rPr>
              <w:tab/>
              <w:t>3</w:t>
            </w:r>
          </w:hyperlink>
        </w:p>
        <w:p w14:paraId="3A655342" w14:textId="77777777" w:rsidR="00027871" w:rsidRDefault="00000000">
          <w:pPr>
            <w:widowControl w:val="0"/>
            <w:tabs>
              <w:tab w:val="right" w:pos="12000"/>
            </w:tabs>
            <w:spacing w:before="60" w:line="240" w:lineRule="auto"/>
            <w:rPr>
              <w:b/>
              <w:color w:val="000000"/>
            </w:rPr>
          </w:pPr>
          <w:hyperlink w:anchor="_2dz5l8b3vgm">
            <w:r>
              <w:rPr>
                <w:b/>
                <w:color w:val="000000"/>
              </w:rPr>
              <w:t>Бізнес контекст</w:t>
            </w:r>
            <w:r>
              <w:rPr>
                <w:b/>
                <w:color w:val="000000"/>
              </w:rPr>
              <w:tab/>
              <w:t>4</w:t>
            </w:r>
          </w:hyperlink>
        </w:p>
        <w:p w14:paraId="5C37CF4F" w14:textId="77777777" w:rsidR="00027871" w:rsidRDefault="00000000">
          <w:pPr>
            <w:widowControl w:val="0"/>
            <w:tabs>
              <w:tab w:val="right" w:pos="12000"/>
            </w:tabs>
            <w:spacing w:before="60" w:line="240" w:lineRule="auto"/>
            <w:rPr>
              <w:b/>
              <w:color w:val="000000"/>
            </w:rPr>
          </w:pPr>
          <w:hyperlink w:anchor="_6dg50bj47qd0">
            <w:r>
              <w:rPr>
                <w:b/>
                <w:color w:val="000000"/>
              </w:rPr>
              <w:t>Огляд бізнес процесів виробництва</w:t>
            </w:r>
            <w:r>
              <w:rPr>
                <w:b/>
                <w:color w:val="000000"/>
              </w:rPr>
              <w:tab/>
              <w:t>5</w:t>
            </w:r>
          </w:hyperlink>
        </w:p>
        <w:p w14:paraId="6418FCB6" w14:textId="77777777" w:rsidR="00027871" w:rsidRDefault="00000000">
          <w:pPr>
            <w:widowControl w:val="0"/>
            <w:tabs>
              <w:tab w:val="right" w:pos="12000"/>
            </w:tabs>
            <w:spacing w:before="60" w:line="240" w:lineRule="auto"/>
            <w:ind w:left="360"/>
            <w:rPr>
              <w:color w:val="000000"/>
            </w:rPr>
          </w:pPr>
          <w:hyperlink w:anchor="_s4iu5c7b4c9d">
            <w:r>
              <w:rPr>
                <w:color w:val="000000"/>
              </w:rPr>
              <w:t>Описання діючої бізнес системи</w:t>
            </w:r>
            <w:r>
              <w:rPr>
                <w:color w:val="000000"/>
              </w:rPr>
              <w:tab/>
              <w:t>5</w:t>
            </w:r>
          </w:hyperlink>
        </w:p>
        <w:p w14:paraId="2DA3CB5A" w14:textId="77777777" w:rsidR="00027871" w:rsidRDefault="00000000">
          <w:pPr>
            <w:widowControl w:val="0"/>
            <w:tabs>
              <w:tab w:val="right" w:pos="12000"/>
            </w:tabs>
            <w:spacing w:before="60" w:line="240" w:lineRule="auto"/>
            <w:ind w:left="360"/>
            <w:rPr>
              <w:color w:val="000000"/>
            </w:rPr>
          </w:pPr>
          <w:hyperlink w:anchor="_25ooy84z9yxw">
            <w:r>
              <w:rPr>
                <w:color w:val="000000"/>
              </w:rPr>
              <w:t>Організаційна структура виробництва</w:t>
            </w:r>
            <w:r>
              <w:rPr>
                <w:color w:val="000000"/>
              </w:rPr>
              <w:tab/>
              <w:t>6</w:t>
            </w:r>
          </w:hyperlink>
        </w:p>
        <w:p w14:paraId="7FBD117C" w14:textId="77777777" w:rsidR="00027871" w:rsidRDefault="00000000">
          <w:pPr>
            <w:widowControl w:val="0"/>
            <w:tabs>
              <w:tab w:val="right" w:pos="12000"/>
            </w:tabs>
            <w:spacing w:before="60" w:line="240" w:lineRule="auto"/>
            <w:ind w:left="360"/>
            <w:rPr>
              <w:color w:val="000000"/>
            </w:rPr>
          </w:pPr>
          <w:hyperlink w:anchor="_5d1oz7jvslqm">
            <w:r>
              <w:rPr>
                <w:color w:val="000000"/>
              </w:rPr>
              <w:t>Огляд процесу виробництва</w:t>
            </w:r>
            <w:r>
              <w:rPr>
                <w:color w:val="000000"/>
              </w:rPr>
              <w:tab/>
              <w:t>7</w:t>
            </w:r>
          </w:hyperlink>
        </w:p>
        <w:p w14:paraId="1354C16E" w14:textId="77777777" w:rsidR="00027871" w:rsidRDefault="00000000">
          <w:pPr>
            <w:widowControl w:val="0"/>
            <w:tabs>
              <w:tab w:val="right" w:pos="12000"/>
            </w:tabs>
            <w:spacing w:before="60" w:line="240" w:lineRule="auto"/>
            <w:ind w:left="360"/>
            <w:rPr>
              <w:color w:val="000000"/>
            </w:rPr>
          </w:pPr>
          <w:hyperlink w:anchor="_ahfuqjyr46ha">
            <w:r>
              <w:rPr>
                <w:color w:val="000000"/>
              </w:rPr>
              <w:t>Основні етапи виробництва</w:t>
            </w:r>
            <w:r>
              <w:rPr>
                <w:color w:val="000000"/>
              </w:rPr>
              <w:tab/>
              <w:t>7</w:t>
            </w:r>
          </w:hyperlink>
        </w:p>
        <w:p w14:paraId="358D4458" w14:textId="77777777" w:rsidR="00027871" w:rsidRDefault="00000000">
          <w:pPr>
            <w:widowControl w:val="0"/>
            <w:tabs>
              <w:tab w:val="right" w:pos="12000"/>
            </w:tabs>
            <w:spacing w:before="60" w:line="240" w:lineRule="auto"/>
            <w:ind w:left="360"/>
            <w:rPr>
              <w:color w:val="000000"/>
            </w:rPr>
          </w:pPr>
          <w:hyperlink w:anchor="_u0mdq2uubbdp">
            <w:r>
              <w:rPr>
                <w:color w:val="000000"/>
              </w:rPr>
              <w:t>Опис бізнес проблеми</w:t>
            </w:r>
            <w:r>
              <w:rPr>
                <w:color w:val="000000"/>
              </w:rPr>
              <w:tab/>
              <w:t>7</w:t>
            </w:r>
          </w:hyperlink>
        </w:p>
        <w:p w14:paraId="0783C455" w14:textId="77777777" w:rsidR="00027871" w:rsidRDefault="00000000">
          <w:pPr>
            <w:widowControl w:val="0"/>
            <w:tabs>
              <w:tab w:val="right" w:pos="12000"/>
            </w:tabs>
            <w:spacing w:before="60" w:line="240" w:lineRule="auto"/>
            <w:ind w:left="360"/>
            <w:rPr>
              <w:color w:val="000000"/>
            </w:rPr>
          </w:pPr>
          <w:hyperlink w:anchor="_1q95ntmpn0d5">
            <w:r>
              <w:rPr>
                <w:color w:val="000000"/>
              </w:rPr>
              <w:t>Задача і головна мета</w:t>
            </w:r>
            <w:r>
              <w:rPr>
                <w:color w:val="000000"/>
              </w:rPr>
              <w:tab/>
              <w:t>8</w:t>
            </w:r>
          </w:hyperlink>
        </w:p>
        <w:p w14:paraId="650F949E" w14:textId="77777777" w:rsidR="00027871" w:rsidRDefault="00000000">
          <w:pPr>
            <w:widowControl w:val="0"/>
            <w:tabs>
              <w:tab w:val="right" w:pos="12000"/>
            </w:tabs>
            <w:spacing w:before="60" w:line="240" w:lineRule="auto"/>
            <w:rPr>
              <w:b/>
              <w:color w:val="000000"/>
            </w:rPr>
          </w:pPr>
          <w:hyperlink w:anchor="_gbblrdqgbush">
            <w:r>
              <w:rPr>
                <w:b/>
                <w:color w:val="000000"/>
              </w:rPr>
              <w:t>Короткий огляд системи</w:t>
            </w:r>
            <w:r>
              <w:rPr>
                <w:b/>
                <w:color w:val="000000"/>
              </w:rPr>
              <w:tab/>
              <w:t>8</w:t>
            </w:r>
          </w:hyperlink>
        </w:p>
        <w:p w14:paraId="21C563E4" w14:textId="77777777" w:rsidR="00027871" w:rsidRDefault="00000000">
          <w:pPr>
            <w:widowControl w:val="0"/>
            <w:tabs>
              <w:tab w:val="right" w:pos="12000"/>
            </w:tabs>
            <w:spacing w:before="60" w:line="240" w:lineRule="auto"/>
            <w:rPr>
              <w:b/>
              <w:color w:val="000000"/>
            </w:rPr>
          </w:pPr>
          <w:hyperlink w:anchor="_g7a09f3wkwo0">
            <w:r>
              <w:rPr>
                <w:b/>
                <w:color w:val="000000"/>
              </w:rPr>
              <w:t>Модулі майбутньої системи</w:t>
            </w:r>
            <w:r>
              <w:rPr>
                <w:b/>
                <w:color w:val="000000"/>
              </w:rPr>
              <w:tab/>
              <w:t>9</w:t>
            </w:r>
          </w:hyperlink>
        </w:p>
        <w:p w14:paraId="2C95EA49" w14:textId="77777777" w:rsidR="00027871" w:rsidRDefault="00000000">
          <w:pPr>
            <w:widowControl w:val="0"/>
            <w:tabs>
              <w:tab w:val="right" w:pos="12000"/>
            </w:tabs>
            <w:spacing w:before="60" w:line="240" w:lineRule="auto"/>
            <w:rPr>
              <w:b/>
              <w:color w:val="000000"/>
            </w:rPr>
          </w:pPr>
          <w:hyperlink w:anchor="_18y64u203v6a">
            <w:r>
              <w:rPr>
                <w:b/>
                <w:color w:val="000000"/>
              </w:rPr>
              <w:t>Функціональні вимоги до програмного забезпечення</w:t>
            </w:r>
            <w:r>
              <w:rPr>
                <w:b/>
                <w:color w:val="000000"/>
              </w:rPr>
              <w:tab/>
              <w:t>10</w:t>
            </w:r>
          </w:hyperlink>
        </w:p>
        <w:p w14:paraId="0E49BECD" w14:textId="77777777" w:rsidR="00027871" w:rsidRDefault="00000000">
          <w:pPr>
            <w:widowControl w:val="0"/>
            <w:tabs>
              <w:tab w:val="right" w:pos="12000"/>
            </w:tabs>
            <w:spacing w:before="60" w:line="240" w:lineRule="auto"/>
            <w:ind w:left="360"/>
            <w:rPr>
              <w:color w:val="000000"/>
            </w:rPr>
          </w:pPr>
          <w:hyperlink w:anchor="_ypad45fotelc">
            <w:r>
              <w:rPr>
                <w:color w:val="000000"/>
              </w:rPr>
              <w:t>Словник</w:t>
            </w:r>
            <w:r>
              <w:rPr>
                <w:color w:val="000000"/>
              </w:rPr>
              <w:tab/>
              <w:t>10</w:t>
            </w:r>
          </w:hyperlink>
        </w:p>
        <w:p w14:paraId="3E296E81" w14:textId="77777777" w:rsidR="00027871" w:rsidRDefault="00000000">
          <w:pPr>
            <w:widowControl w:val="0"/>
            <w:tabs>
              <w:tab w:val="right" w:pos="12000"/>
            </w:tabs>
            <w:spacing w:before="60" w:line="240" w:lineRule="auto"/>
            <w:ind w:left="360"/>
            <w:rPr>
              <w:color w:val="000000"/>
            </w:rPr>
          </w:pPr>
          <w:hyperlink w:anchor="_hq8hgv44m14d">
            <w:r>
              <w:rPr>
                <w:color w:val="000000"/>
              </w:rPr>
              <w:t>Системні ролі</w:t>
            </w:r>
            <w:r>
              <w:rPr>
                <w:color w:val="000000"/>
              </w:rPr>
              <w:tab/>
              <w:t>11</w:t>
            </w:r>
          </w:hyperlink>
        </w:p>
        <w:p w14:paraId="56810EE6" w14:textId="77777777" w:rsidR="00027871" w:rsidRDefault="00000000">
          <w:pPr>
            <w:widowControl w:val="0"/>
            <w:tabs>
              <w:tab w:val="right" w:pos="12000"/>
            </w:tabs>
            <w:spacing w:before="60" w:line="240" w:lineRule="auto"/>
            <w:ind w:left="360"/>
            <w:rPr>
              <w:color w:val="000000"/>
            </w:rPr>
          </w:pPr>
          <w:hyperlink w:anchor="_os7eprisgnps">
            <w:r>
              <w:rPr>
                <w:color w:val="000000"/>
              </w:rPr>
              <w:t>Системні дані</w:t>
            </w:r>
            <w:r>
              <w:rPr>
                <w:color w:val="000000"/>
              </w:rPr>
              <w:tab/>
              <w:t>13</w:t>
            </w:r>
          </w:hyperlink>
        </w:p>
        <w:p w14:paraId="302564B3" w14:textId="77777777" w:rsidR="00027871" w:rsidRDefault="00000000">
          <w:pPr>
            <w:widowControl w:val="0"/>
            <w:tabs>
              <w:tab w:val="right" w:pos="12000"/>
            </w:tabs>
            <w:spacing w:before="60" w:line="240" w:lineRule="auto"/>
            <w:ind w:left="720"/>
            <w:rPr>
              <w:color w:val="000000"/>
            </w:rPr>
          </w:pPr>
          <w:hyperlink w:anchor="_961xb86w06wb">
            <w:r>
              <w:rPr>
                <w:color w:val="000000"/>
              </w:rPr>
              <w:t>Інвентаризація - Наявні матеріали</w:t>
            </w:r>
            <w:r>
              <w:rPr>
                <w:color w:val="000000"/>
              </w:rPr>
              <w:tab/>
              <w:t>13</w:t>
            </w:r>
          </w:hyperlink>
        </w:p>
        <w:p w14:paraId="2594E405" w14:textId="77777777" w:rsidR="00027871" w:rsidRDefault="00000000">
          <w:pPr>
            <w:widowControl w:val="0"/>
            <w:tabs>
              <w:tab w:val="right" w:pos="12000"/>
            </w:tabs>
            <w:spacing w:before="60" w:line="240" w:lineRule="auto"/>
            <w:ind w:left="720"/>
            <w:rPr>
              <w:color w:val="000000"/>
            </w:rPr>
          </w:pPr>
          <w:hyperlink w:anchor="_2wkp1w4la5qa">
            <w:r>
              <w:rPr>
                <w:color w:val="000000"/>
              </w:rPr>
              <w:t>Наявні лекала/викрійки</w:t>
            </w:r>
            <w:r>
              <w:rPr>
                <w:color w:val="000000"/>
              </w:rPr>
              <w:tab/>
              <w:t>15</w:t>
            </w:r>
          </w:hyperlink>
        </w:p>
        <w:p w14:paraId="5BFC681C" w14:textId="77777777" w:rsidR="00027871" w:rsidRDefault="00000000">
          <w:pPr>
            <w:widowControl w:val="0"/>
            <w:tabs>
              <w:tab w:val="right" w:pos="12000"/>
            </w:tabs>
            <w:spacing w:before="60" w:line="240" w:lineRule="auto"/>
            <w:ind w:left="720"/>
            <w:rPr>
              <w:color w:val="000000"/>
            </w:rPr>
          </w:pPr>
          <w:hyperlink w:anchor="_725vdlcaentw">
            <w:r>
              <w:rPr>
                <w:color w:val="000000"/>
              </w:rPr>
              <w:t>Постачальники</w:t>
            </w:r>
            <w:r>
              <w:rPr>
                <w:color w:val="000000"/>
              </w:rPr>
              <w:tab/>
              <w:t>15</w:t>
            </w:r>
          </w:hyperlink>
        </w:p>
        <w:p w14:paraId="7D32E145" w14:textId="77777777" w:rsidR="00027871" w:rsidRDefault="00000000">
          <w:pPr>
            <w:widowControl w:val="0"/>
            <w:tabs>
              <w:tab w:val="right" w:pos="12000"/>
            </w:tabs>
            <w:spacing w:before="60" w:line="240" w:lineRule="auto"/>
            <w:ind w:left="720"/>
            <w:rPr>
              <w:color w:val="000000"/>
            </w:rPr>
          </w:pPr>
          <w:hyperlink w:anchor="_2jjohs4ed3wv">
            <w:r>
              <w:rPr>
                <w:color w:val="000000"/>
              </w:rPr>
              <w:t>Закупівлі</w:t>
            </w:r>
            <w:r>
              <w:rPr>
                <w:color w:val="000000"/>
              </w:rPr>
              <w:tab/>
              <w:t>17</w:t>
            </w:r>
          </w:hyperlink>
        </w:p>
        <w:p w14:paraId="23F911E0" w14:textId="77777777" w:rsidR="00027871" w:rsidRDefault="00000000">
          <w:pPr>
            <w:widowControl w:val="0"/>
            <w:tabs>
              <w:tab w:val="right" w:pos="12000"/>
            </w:tabs>
            <w:spacing w:before="60" w:line="240" w:lineRule="auto"/>
            <w:ind w:left="720"/>
            <w:rPr>
              <w:color w:val="000000"/>
            </w:rPr>
          </w:pPr>
          <w:hyperlink w:anchor="_dia34o2t8kgi">
            <w:r>
              <w:rPr>
                <w:color w:val="000000"/>
              </w:rPr>
              <w:t>Замовлення (тендерні замовлення)</w:t>
            </w:r>
            <w:r>
              <w:rPr>
                <w:color w:val="000000"/>
              </w:rPr>
              <w:tab/>
              <w:t>18</w:t>
            </w:r>
          </w:hyperlink>
        </w:p>
        <w:p w14:paraId="252F70F4" w14:textId="77777777" w:rsidR="00027871" w:rsidRDefault="00000000">
          <w:pPr>
            <w:widowControl w:val="0"/>
            <w:tabs>
              <w:tab w:val="right" w:pos="12000"/>
            </w:tabs>
            <w:spacing w:before="60" w:line="240" w:lineRule="auto"/>
            <w:ind w:left="720"/>
            <w:rPr>
              <w:color w:val="000000"/>
            </w:rPr>
          </w:pPr>
          <w:hyperlink w:anchor="_7xlcwajgsx7z">
            <w:r>
              <w:rPr>
                <w:color w:val="000000"/>
              </w:rPr>
              <w:t>Замовники</w:t>
            </w:r>
            <w:r>
              <w:rPr>
                <w:color w:val="000000"/>
              </w:rPr>
              <w:tab/>
              <w:t>20</w:t>
            </w:r>
          </w:hyperlink>
        </w:p>
        <w:p w14:paraId="280D0B6C" w14:textId="77777777" w:rsidR="00027871" w:rsidRDefault="00000000">
          <w:pPr>
            <w:widowControl w:val="0"/>
            <w:tabs>
              <w:tab w:val="right" w:pos="12000"/>
            </w:tabs>
            <w:spacing w:before="60" w:line="240" w:lineRule="auto"/>
            <w:ind w:left="720"/>
            <w:rPr>
              <w:color w:val="000000"/>
            </w:rPr>
          </w:pPr>
          <w:hyperlink w:anchor="_59conbbtmtdk">
            <w:r>
              <w:rPr>
                <w:color w:val="000000"/>
              </w:rPr>
              <w:t>Готові вироби</w:t>
            </w:r>
            <w:r>
              <w:rPr>
                <w:color w:val="000000"/>
              </w:rPr>
              <w:tab/>
              <w:t>21</w:t>
            </w:r>
          </w:hyperlink>
        </w:p>
        <w:p w14:paraId="177BEC5A" w14:textId="77777777" w:rsidR="00027871" w:rsidRDefault="00000000">
          <w:pPr>
            <w:widowControl w:val="0"/>
            <w:tabs>
              <w:tab w:val="right" w:pos="12000"/>
            </w:tabs>
            <w:spacing w:before="60" w:line="240" w:lineRule="auto"/>
            <w:ind w:left="720"/>
            <w:rPr>
              <w:color w:val="000000"/>
            </w:rPr>
          </w:pPr>
          <w:hyperlink w:anchor="_40geons6sl7o">
            <w:r>
              <w:rPr>
                <w:color w:val="000000"/>
              </w:rPr>
              <w:t>Архівовані проекти (аналітика)</w:t>
            </w:r>
            <w:r>
              <w:rPr>
                <w:color w:val="000000"/>
              </w:rPr>
              <w:tab/>
              <w:t>21</w:t>
            </w:r>
          </w:hyperlink>
        </w:p>
        <w:p w14:paraId="0827026E" w14:textId="77777777" w:rsidR="00027871" w:rsidRDefault="00000000">
          <w:pPr>
            <w:widowControl w:val="0"/>
            <w:tabs>
              <w:tab w:val="right" w:pos="12000"/>
            </w:tabs>
            <w:spacing w:before="60" w:line="240" w:lineRule="auto"/>
            <w:ind w:left="360"/>
            <w:rPr>
              <w:color w:val="000000"/>
            </w:rPr>
          </w:pPr>
          <w:hyperlink w:anchor="_enswwxrsaytw">
            <w:r>
              <w:rPr>
                <w:color w:val="000000"/>
              </w:rPr>
              <w:t>Розділи системи</w:t>
            </w:r>
            <w:r>
              <w:rPr>
                <w:color w:val="000000"/>
              </w:rPr>
              <w:tab/>
              <w:t>22</w:t>
            </w:r>
          </w:hyperlink>
        </w:p>
        <w:p w14:paraId="5B94DF3F" w14:textId="77777777" w:rsidR="00027871" w:rsidRDefault="00000000">
          <w:pPr>
            <w:widowControl w:val="0"/>
            <w:tabs>
              <w:tab w:val="right" w:pos="12000"/>
            </w:tabs>
            <w:spacing w:before="60" w:line="240" w:lineRule="auto"/>
            <w:ind w:left="720"/>
            <w:rPr>
              <w:color w:val="000000"/>
            </w:rPr>
          </w:pPr>
          <w:hyperlink w:anchor="_b8moexevz650">
            <w:r>
              <w:rPr>
                <w:color w:val="000000"/>
              </w:rPr>
              <w:t>Замовлення</w:t>
            </w:r>
            <w:r>
              <w:rPr>
                <w:color w:val="000000"/>
              </w:rPr>
              <w:tab/>
              <w:t>22</w:t>
            </w:r>
          </w:hyperlink>
        </w:p>
        <w:p w14:paraId="794550F2" w14:textId="77777777" w:rsidR="00027871" w:rsidRDefault="00000000">
          <w:pPr>
            <w:widowControl w:val="0"/>
            <w:tabs>
              <w:tab w:val="right" w:pos="12000"/>
            </w:tabs>
            <w:spacing w:before="60" w:line="240" w:lineRule="auto"/>
            <w:ind w:left="1080"/>
            <w:rPr>
              <w:color w:val="000000"/>
            </w:rPr>
          </w:pPr>
          <w:hyperlink w:anchor="_qxiqo173wisa">
            <w:r>
              <w:rPr>
                <w:color w:val="000000"/>
              </w:rPr>
              <w:t>Робота із Замовленням</w:t>
            </w:r>
            <w:r>
              <w:rPr>
                <w:color w:val="000000"/>
              </w:rPr>
              <w:tab/>
              <w:t>22</w:t>
            </w:r>
          </w:hyperlink>
        </w:p>
        <w:p w14:paraId="733F44AE" w14:textId="77777777" w:rsidR="00027871" w:rsidRDefault="00000000">
          <w:pPr>
            <w:widowControl w:val="0"/>
            <w:tabs>
              <w:tab w:val="right" w:pos="12000"/>
            </w:tabs>
            <w:spacing w:before="60" w:line="240" w:lineRule="auto"/>
            <w:ind w:left="1080"/>
            <w:rPr>
              <w:color w:val="000000"/>
            </w:rPr>
          </w:pPr>
          <w:hyperlink w:anchor="_w7cww74snuhn">
            <w:r>
              <w:rPr>
                <w:color w:val="000000"/>
              </w:rPr>
              <w:t>Калькуляція виробу</w:t>
            </w:r>
            <w:r>
              <w:rPr>
                <w:color w:val="000000"/>
              </w:rPr>
              <w:tab/>
              <w:t>24</w:t>
            </w:r>
          </w:hyperlink>
        </w:p>
        <w:p w14:paraId="5D3AAF49" w14:textId="77777777" w:rsidR="00027871" w:rsidRDefault="00000000">
          <w:pPr>
            <w:widowControl w:val="0"/>
            <w:tabs>
              <w:tab w:val="right" w:pos="12000"/>
            </w:tabs>
            <w:spacing w:before="60" w:line="240" w:lineRule="auto"/>
            <w:ind w:left="1080"/>
            <w:rPr>
              <w:color w:val="000000"/>
            </w:rPr>
          </w:pPr>
          <w:hyperlink w:anchor="_9keiz8h5yf0i">
            <w:r>
              <w:rPr>
                <w:color w:val="000000"/>
              </w:rPr>
              <w:t>Погодження Замовлення</w:t>
            </w:r>
            <w:r>
              <w:rPr>
                <w:color w:val="000000"/>
              </w:rPr>
              <w:tab/>
              <w:t>26</w:t>
            </w:r>
          </w:hyperlink>
        </w:p>
        <w:p w14:paraId="2F6368E6" w14:textId="77777777" w:rsidR="00027871" w:rsidRDefault="00000000">
          <w:pPr>
            <w:widowControl w:val="0"/>
            <w:tabs>
              <w:tab w:val="right" w:pos="12000"/>
            </w:tabs>
            <w:spacing w:before="60" w:line="240" w:lineRule="auto"/>
            <w:ind w:left="1080"/>
            <w:rPr>
              <w:color w:val="000000"/>
            </w:rPr>
          </w:pPr>
          <w:hyperlink w:anchor="_f6ix1rh3d9z">
            <w:r>
              <w:rPr>
                <w:color w:val="000000"/>
              </w:rPr>
              <w:t>Запити по Замовленню</w:t>
            </w:r>
            <w:r>
              <w:rPr>
                <w:color w:val="000000"/>
              </w:rPr>
              <w:tab/>
              <w:t>26</w:t>
            </w:r>
          </w:hyperlink>
        </w:p>
        <w:p w14:paraId="13BC102E" w14:textId="77777777" w:rsidR="00027871" w:rsidRDefault="00000000">
          <w:pPr>
            <w:widowControl w:val="0"/>
            <w:tabs>
              <w:tab w:val="right" w:pos="12000"/>
            </w:tabs>
            <w:spacing w:before="60" w:line="240" w:lineRule="auto"/>
            <w:ind w:left="1080"/>
            <w:rPr>
              <w:color w:val="000000"/>
            </w:rPr>
          </w:pPr>
          <w:hyperlink w:anchor="_c5pi7mg2ea68">
            <w:r>
              <w:rPr>
                <w:color w:val="000000"/>
              </w:rPr>
              <w:t>Відповіді на Запити</w:t>
            </w:r>
            <w:r>
              <w:rPr>
                <w:color w:val="000000"/>
              </w:rPr>
              <w:tab/>
              <w:t>31</w:t>
            </w:r>
          </w:hyperlink>
        </w:p>
        <w:p w14:paraId="30C57946" w14:textId="77777777" w:rsidR="00027871" w:rsidRDefault="00000000">
          <w:pPr>
            <w:widowControl w:val="0"/>
            <w:tabs>
              <w:tab w:val="right" w:pos="12000"/>
            </w:tabs>
            <w:spacing w:before="60" w:line="240" w:lineRule="auto"/>
            <w:ind w:left="1440"/>
            <w:rPr>
              <w:color w:val="000000"/>
            </w:rPr>
          </w:pPr>
          <w:hyperlink w:anchor="_yiz1nk4bvp04">
            <w:r>
              <w:rPr>
                <w:color w:val="000000"/>
              </w:rPr>
              <w:t>Відповідь на Запит на склад</w:t>
            </w:r>
            <w:r>
              <w:rPr>
                <w:color w:val="000000"/>
              </w:rPr>
              <w:tab/>
              <w:t>31</w:t>
            </w:r>
          </w:hyperlink>
        </w:p>
        <w:p w14:paraId="22CA2DA0" w14:textId="77777777" w:rsidR="00027871" w:rsidRDefault="00000000">
          <w:pPr>
            <w:widowControl w:val="0"/>
            <w:tabs>
              <w:tab w:val="right" w:pos="12000"/>
            </w:tabs>
            <w:spacing w:before="60" w:line="240" w:lineRule="auto"/>
            <w:ind w:left="1440"/>
            <w:rPr>
              <w:color w:val="000000"/>
            </w:rPr>
          </w:pPr>
          <w:hyperlink w:anchor="_fupr0atilzr7">
            <w:r>
              <w:rPr>
                <w:color w:val="000000"/>
              </w:rPr>
              <w:t>Відповідь на Запит на лекала (наявність)</w:t>
            </w:r>
            <w:r>
              <w:rPr>
                <w:color w:val="000000"/>
              </w:rPr>
              <w:tab/>
              <w:t>32</w:t>
            </w:r>
          </w:hyperlink>
        </w:p>
        <w:p w14:paraId="414519A2" w14:textId="77777777" w:rsidR="00027871" w:rsidRDefault="00000000">
          <w:pPr>
            <w:widowControl w:val="0"/>
            <w:tabs>
              <w:tab w:val="right" w:pos="12000"/>
            </w:tabs>
            <w:spacing w:before="60" w:line="240" w:lineRule="auto"/>
            <w:ind w:left="1440"/>
            <w:rPr>
              <w:color w:val="000000"/>
            </w:rPr>
          </w:pPr>
          <w:hyperlink w:anchor="_2vh7bv9pg7ws">
            <w:r>
              <w:rPr>
                <w:color w:val="000000"/>
              </w:rPr>
              <w:t>Відповідь на Запит на прорахунок</w:t>
            </w:r>
            <w:r>
              <w:rPr>
                <w:color w:val="000000"/>
              </w:rPr>
              <w:tab/>
              <w:t>33</w:t>
            </w:r>
          </w:hyperlink>
        </w:p>
        <w:p w14:paraId="12F532C5" w14:textId="77777777" w:rsidR="00027871" w:rsidRDefault="00000000">
          <w:pPr>
            <w:widowControl w:val="0"/>
            <w:tabs>
              <w:tab w:val="right" w:pos="12000"/>
            </w:tabs>
            <w:spacing w:before="60" w:line="240" w:lineRule="auto"/>
            <w:ind w:left="1440"/>
            <w:rPr>
              <w:color w:val="000000"/>
            </w:rPr>
          </w:pPr>
          <w:hyperlink w:anchor="_dm99qpd57r0c">
            <w:r>
              <w:rPr>
                <w:color w:val="000000"/>
              </w:rPr>
              <w:t>Відповідь на Запит на закупівлю</w:t>
            </w:r>
            <w:r>
              <w:rPr>
                <w:color w:val="000000"/>
              </w:rPr>
              <w:tab/>
              <w:t>35</w:t>
            </w:r>
          </w:hyperlink>
        </w:p>
        <w:p w14:paraId="63A97E04" w14:textId="77777777" w:rsidR="00027871" w:rsidRDefault="00000000">
          <w:pPr>
            <w:widowControl w:val="0"/>
            <w:tabs>
              <w:tab w:val="right" w:pos="12000"/>
            </w:tabs>
            <w:spacing w:before="60" w:line="240" w:lineRule="auto"/>
            <w:ind w:left="1080"/>
            <w:rPr>
              <w:color w:val="000000"/>
            </w:rPr>
          </w:pPr>
          <w:hyperlink w:anchor="_oylogfx6gfez">
            <w:r>
              <w:rPr>
                <w:color w:val="000000"/>
              </w:rPr>
              <w:t>Додаткові Завдання</w:t>
            </w:r>
            <w:r>
              <w:rPr>
                <w:color w:val="000000"/>
              </w:rPr>
              <w:tab/>
              <w:t>35</w:t>
            </w:r>
          </w:hyperlink>
        </w:p>
        <w:p w14:paraId="7854401C" w14:textId="77777777" w:rsidR="00027871" w:rsidRDefault="00000000">
          <w:pPr>
            <w:widowControl w:val="0"/>
            <w:tabs>
              <w:tab w:val="right" w:pos="12000"/>
            </w:tabs>
            <w:spacing w:before="60" w:line="240" w:lineRule="auto"/>
            <w:ind w:left="1080"/>
            <w:rPr>
              <w:color w:val="000000"/>
            </w:rPr>
          </w:pPr>
          <w:hyperlink w:anchor="_sozl0l9ogux">
            <w:r>
              <w:rPr>
                <w:color w:val="000000"/>
              </w:rPr>
              <w:t>Чек-лісти</w:t>
            </w:r>
            <w:r>
              <w:rPr>
                <w:color w:val="000000"/>
              </w:rPr>
              <w:tab/>
              <w:t>36</w:t>
            </w:r>
          </w:hyperlink>
        </w:p>
        <w:p w14:paraId="532C5826" w14:textId="77777777" w:rsidR="00027871" w:rsidRDefault="00000000">
          <w:pPr>
            <w:widowControl w:val="0"/>
            <w:tabs>
              <w:tab w:val="right" w:pos="12000"/>
            </w:tabs>
            <w:spacing w:before="60" w:line="240" w:lineRule="auto"/>
            <w:ind w:left="1080"/>
            <w:rPr>
              <w:color w:val="000000"/>
            </w:rPr>
          </w:pPr>
          <w:hyperlink w:anchor="_uiu9mhedrnmz">
            <w:r>
              <w:rPr>
                <w:color w:val="000000"/>
              </w:rPr>
              <w:t>Звіти по замовленню</w:t>
            </w:r>
            <w:r>
              <w:rPr>
                <w:color w:val="000000"/>
              </w:rPr>
              <w:tab/>
              <w:t>36</w:t>
            </w:r>
          </w:hyperlink>
        </w:p>
        <w:p w14:paraId="673E8BE2" w14:textId="77777777" w:rsidR="00027871" w:rsidRDefault="00000000">
          <w:pPr>
            <w:widowControl w:val="0"/>
            <w:tabs>
              <w:tab w:val="right" w:pos="12000"/>
            </w:tabs>
            <w:spacing w:before="60" w:line="240" w:lineRule="auto"/>
            <w:ind w:left="720"/>
            <w:rPr>
              <w:color w:val="000000"/>
            </w:rPr>
          </w:pPr>
          <w:hyperlink w:anchor="_d6q19h8fefv8">
            <w:r>
              <w:rPr>
                <w:color w:val="000000"/>
              </w:rPr>
              <w:t>Пропозиція</w:t>
            </w:r>
            <w:r>
              <w:rPr>
                <w:color w:val="000000"/>
              </w:rPr>
              <w:tab/>
              <w:t>37</w:t>
            </w:r>
          </w:hyperlink>
        </w:p>
        <w:p w14:paraId="65895463" w14:textId="77777777" w:rsidR="00027871" w:rsidRDefault="00000000">
          <w:pPr>
            <w:widowControl w:val="0"/>
            <w:tabs>
              <w:tab w:val="right" w:pos="12000"/>
            </w:tabs>
            <w:spacing w:before="60" w:line="240" w:lineRule="auto"/>
            <w:ind w:left="720"/>
            <w:rPr>
              <w:color w:val="000000"/>
            </w:rPr>
          </w:pPr>
          <w:hyperlink w:anchor="_u5fxim9k3wdx">
            <w:r>
              <w:rPr>
                <w:color w:val="000000"/>
              </w:rPr>
              <w:t>Проект</w:t>
            </w:r>
            <w:r>
              <w:rPr>
                <w:color w:val="000000"/>
              </w:rPr>
              <w:tab/>
              <w:t>38</w:t>
            </w:r>
          </w:hyperlink>
        </w:p>
        <w:p w14:paraId="60773A65" w14:textId="77777777" w:rsidR="00027871" w:rsidRDefault="00000000">
          <w:pPr>
            <w:widowControl w:val="0"/>
            <w:tabs>
              <w:tab w:val="right" w:pos="12000"/>
            </w:tabs>
            <w:spacing w:before="60" w:line="240" w:lineRule="auto"/>
            <w:ind w:left="1080"/>
            <w:rPr>
              <w:color w:val="000000"/>
            </w:rPr>
          </w:pPr>
          <w:hyperlink w:anchor="_89huouavnmq">
            <w:r>
              <w:rPr>
                <w:color w:val="000000"/>
              </w:rPr>
              <w:t>Робота над Проектом у системі</w:t>
            </w:r>
            <w:r>
              <w:rPr>
                <w:color w:val="000000"/>
              </w:rPr>
              <w:tab/>
              <w:t>39</w:t>
            </w:r>
          </w:hyperlink>
        </w:p>
        <w:p w14:paraId="59082C20" w14:textId="77777777" w:rsidR="00027871" w:rsidRDefault="00000000">
          <w:pPr>
            <w:widowControl w:val="0"/>
            <w:tabs>
              <w:tab w:val="right" w:pos="12000"/>
            </w:tabs>
            <w:spacing w:before="60" w:line="240" w:lineRule="auto"/>
            <w:ind w:left="1080"/>
            <w:rPr>
              <w:color w:val="000000"/>
            </w:rPr>
          </w:pPr>
          <w:hyperlink w:anchor="_fq867ofpmvw2">
            <w:r>
              <w:rPr>
                <w:color w:val="000000"/>
              </w:rPr>
              <w:t>Статуси проекту</w:t>
            </w:r>
            <w:r>
              <w:rPr>
                <w:color w:val="000000"/>
              </w:rPr>
              <w:tab/>
              <w:t>39</w:t>
            </w:r>
          </w:hyperlink>
        </w:p>
        <w:p w14:paraId="2991B5FF" w14:textId="77777777" w:rsidR="00027871" w:rsidRDefault="00000000">
          <w:pPr>
            <w:widowControl w:val="0"/>
            <w:tabs>
              <w:tab w:val="right" w:pos="12000"/>
            </w:tabs>
            <w:spacing w:before="60" w:line="240" w:lineRule="auto"/>
            <w:ind w:left="1080"/>
            <w:rPr>
              <w:color w:val="000000"/>
            </w:rPr>
          </w:pPr>
          <w:hyperlink w:anchor="_fh91ybth587">
            <w:r>
              <w:rPr>
                <w:color w:val="000000"/>
              </w:rPr>
              <w:t>Дії з документами</w:t>
            </w:r>
            <w:r>
              <w:rPr>
                <w:color w:val="000000"/>
              </w:rPr>
              <w:tab/>
              <w:t>42</w:t>
            </w:r>
          </w:hyperlink>
        </w:p>
        <w:p w14:paraId="55FFC077" w14:textId="77777777" w:rsidR="00027871" w:rsidRDefault="00000000">
          <w:pPr>
            <w:widowControl w:val="0"/>
            <w:tabs>
              <w:tab w:val="right" w:pos="12000"/>
            </w:tabs>
            <w:spacing w:before="60" w:line="240" w:lineRule="auto"/>
            <w:ind w:left="1080"/>
            <w:rPr>
              <w:color w:val="000000"/>
            </w:rPr>
          </w:pPr>
          <w:hyperlink w:anchor="_nvtqccee7oh0">
            <w:r>
              <w:rPr>
                <w:color w:val="000000"/>
              </w:rPr>
              <w:t>Прогрес по кожному замовленню</w:t>
            </w:r>
            <w:r>
              <w:rPr>
                <w:color w:val="000000"/>
              </w:rPr>
              <w:tab/>
              <w:t>43</w:t>
            </w:r>
          </w:hyperlink>
        </w:p>
        <w:p w14:paraId="4F878459" w14:textId="77777777" w:rsidR="00027871" w:rsidRDefault="00000000">
          <w:pPr>
            <w:widowControl w:val="0"/>
            <w:tabs>
              <w:tab w:val="right" w:pos="12000"/>
            </w:tabs>
            <w:spacing w:before="60" w:line="240" w:lineRule="auto"/>
            <w:ind w:left="1080"/>
            <w:rPr>
              <w:color w:val="000000"/>
            </w:rPr>
          </w:pPr>
          <w:hyperlink w:anchor="_ydeacasfcylu">
            <w:r>
              <w:rPr>
                <w:color w:val="000000"/>
              </w:rPr>
              <w:t>Карта виробу (Конфекційна карта)</w:t>
            </w:r>
            <w:r>
              <w:rPr>
                <w:color w:val="000000"/>
              </w:rPr>
              <w:tab/>
              <w:t>43</w:t>
            </w:r>
          </w:hyperlink>
        </w:p>
        <w:p w14:paraId="1CED327C" w14:textId="77777777" w:rsidR="00027871" w:rsidRDefault="00000000">
          <w:pPr>
            <w:widowControl w:val="0"/>
            <w:tabs>
              <w:tab w:val="right" w:pos="12000"/>
            </w:tabs>
            <w:spacing w:before="60" w:line="240" w:lineRule="auto"/>
            <w:ind w:left="1080"/>
            <w:rPr>
              <w:color w:val="000000"/>
            </w:rPr>
          </w:pPr>
          <w:hyperlink w:anchor="_2qq2uai604rh">
            <w:r>
              <w:rPr>
                <w:color w:val="000000"/>
              </w:rPr>
              <w:t>Календар Закупівель (замовлень і поставок матеріалів)</w:t>
            </w:r>
            <w:r>
              <w:rPr>
                <w:color w:val="000000"/>
              </w:rPr>
              <w:tab/>
              <w:t>44</w:t>
            </w:r>
          </w:hyperlink>
        </w:p>
        <w:p w14:paraId="52B684F4" w14:textId="77777777" w:rsidR="00027871" w:rsidRDefault="00000000">
          <w:pPr>
            <w:widowControl w:val="0"/>
            <w:tabs>
              <w:tab w:val="right" w:pos="12000"/>
            </w:tabs>
            <w:spacing w:before="60" w:line="240" w:lineRule="auto"/>
            <w:ind w:left="1080"/>
            <w:rPr>
              <w:color w:val="000000"/>
            </w:rPr>
          </w:pPr>
          <w:hyperlink w:anchor="_hn2pf1ffjcpu">
            <w:r>
              <w:rPr>
                <w:color w:val="000000"/>
              </w:rPr>
              <w:t>Щоденний звіт по виробництву</w:t>
            </w:r>
            <w:r>
              <w:rPr>
                <w:color w:val="000000"/>
              </w:rPr>
              <w:tab/>
              <w:t>45</w:t>
            </w:r>
          </w:hyperlink>
        </w:p>
        <w:p w14:paraId="3F17708A" w14:textId="77777777" w:rsidR="00027871" w:rsidRDefault="00000000">
          <w:pPr>
            <w:widowControl w:val="0"/>
            <w:tabs>
              <w:tab w:val="right" w:pos="12000"/>
            </w:tabs>
            <w:spacing w:before="60" w:line="240" w:lineRule="auto"/>
            <w:ind w:left="1080"/>
            <w:rPr>
              <w:color w:val="000000"/>
            </w:rPr>
          </w:pPr>
          <w:hyperlink w:anchor="_jok51g9d6oy8">
            <w:r>
              <w:rPr>
                <w:color w:val="000000"/>
              </w:rPr>
              <w:t>Логування активностей</w:t>
            </w:r>
            <w:r>
              <w:rPr>
                <w:color w:val="000000"/>
              </w:rPr>
              <w:tab/>
              <w:t>46</w:t>
            </w:r>
          </w:hyperlink>
        </w:p>
        <w:p w14:paraId="01452731" w14:textId="77777777" w:rsidR="00027871" w:rsidRDefault="00000000">
          <w:pPr>
            <w:widowControl w:val="0"/>
            <w:tabs>
              <w:tab w:val="right" w:pos="12000"/>
            </w:tabs>
            <w:spacing w:before="60" w:line="240" w:lineRule="auto"/>
            <w:ind w:left="720"/>
            <w:rPr>
              <w:color w:val="000000"/>
            </w:rPr>
          </w:pPr>
          <w:hyperlink w:anchor="_sdz8wa6qaen0">
            <w:r>
              <w:rPr>
                <w:color w:val="000000"/>
              </w:rPr>
              <w:t>Склад</w:t>
            </w:r>
            <w:r>
              <w:rPr>
                <w:color w:val="000000"/>
              </w:rPr>
              <w:tab/>
              <w:t>46</w:t>
            </w:r>
          </w:hyperlink>
        </w:p>
        <w:p w14:paraId="54FD3A19" w14:textId="77777777" w:rsidR="00027871" w:rsidRDefault="00000000">
          <w:pPr>
            <w:widowControl w:val="0"/>
            <w:tabs>
              <w:tab w:val="right" w:pos="12000"/>
            </w:tabs>
            <w:spacing w:before="60" w:line="240" w:lineRule="auto"/>
            <w:ind w:left="1080"/>
            <w:rPr>
              <w:color w:val="000000"/>
            </w:rPr>
          </w:pPr>
          <w:hyperlink w:anchor="_hyz2flg4mfru">
            <w:r>
              <w:rPr>
                <w:color w:val="000000"/>
              </w:rPr>
              <w:t>Структура складу</w:t>
            </w:r>
            <w:r>
              <w:rPr>
                <w:color w:val="000000"/>
              </w:rPr>
              <w:tab/>
              <w:t>46</w:t>
            </w:r>
          </w:hyperlink>
        </w:p>
        <w:p w14:paraId="11AAACE0" w14:textId="77777777" w:rsidR="00027871" w:rsidRDefault="00000000">
          <w:pPr>
            <w:widowControl w:val="0"/>
            <w:tabs>
              <w:tab w:val="right" w:pos="12000"/>
            </w:tabs>
            <w:spacing w:before="60" w:line="240" w:lineRule="auto"/>
            <w:ind w:left="1080"/>
            <w:rPr>
              <w:color w:val="000000"/>
            </w:rPr>
          </w:pPr>
          <w:hyperlink w:anchor="_rnavn1bpiw68">
            <w:r>
              <w:rPr>
                <w:color w:val="000000"/>
              </w:rPr>
              <w:t>Елементи\розділи складу</w:t>
            </w:r>
            <w:r>
              <w:rPr>
                <w:color w:val="000000"/>
              </w:rPr>
              <w:tab/>
              <w:t>47</w:t>
            </w:r>
          </w:hyperlink>
        </w:p>
        <w:p w14:paraId="5BB6B982" w14:textId="77777777" w:rsidR="00027871" w:rsidRDefault="00000000">
          <w:pPr>
            <w:widowControl w:val="0"/>
            <w:tabs>
              <w:tab w:val="right" w:pos="12000"/>
            </w:tabs>
            <w:spacing w:before="60" w:line="240" w:lineRule="auto"/>
            <w:ind w:left="1080"/>
            <w:rPr>
              <w:color w:val="000000"/>
            </w:rPr>
          </w:pPr>
          <w:hyperlink w:anchor="_vzbuue3qwrqu">
            <w:r>
              <w:rPr>
                <w:color w:val="000000"/>
              </w:rPr>
              <w:t>Функціонал модуля Склад</w:t>
            </w:r>
            <w:r>
              <w:rPr>
                <w:color w:val="000000"/>
              </w:rPr>
              <w:tab/>
              <w:t>48</w:t>
            </w:r>
          </w:hyperlink>
        </w:p>
        <w:p w14:paraId="0BF7898B" w14:textId="77777777" w:rsidR="00027871" w:rsidRDefault="00000000">
          <w:pPr>
            <w:widowControl w:val="0"/>
            <w:tabs>
              <w:tab w:val="right" w:pos="12000"/>
            </w:tabs>
            <w:spacing w:before="60" w:line="240" w:lineRule="auto"/>
            <w:ind w:left="1440"/>
            <w:rPr>
              <w:color w:val="000000"/>
            </w:rPr>
          </w:pPr>
          <w:hyperlink w:anchor="_idgmz9l3vxxj">
            <w:r>
              <w:rPr>
                <w:color w:val="000000"/>
              </w:rPr>
              <w:t>Переміщення матеріалів</w:t>
            </w:r>
            <w:r>
              <w:rPr>
                <w:color w:val="000000"/>
              </w:rPr>
              <w:tab/>
              <w:t>48</w:t>
            </w:r>
          </w:hyperlink>
        </w:p>
        <w:p w14:paraId="326460C1" w14:textId="77777777" w:rsidR="00027871" w:rsidRDefault="00000000">
          <w:pPr>
            <w:widowControl w:val="0"/>
            <w:tabs>
              <w:tab w:val="right" w:pos="12000"/>
            </w:tabs>
            <w:spacing w:before="60" w:line="240" w:lineRule="auto"/>
            <w:ind w:left="1440"/>
            <w:rPr>
              <w:color w:val="000000"/>
            </w:rPr>
          </w:pPr>
          <w:hyperlink w:anchor="_r6p9j2nssiti">
            <w:r>
              <w:rPr>
                <w:color w:val="000000"/>
              </w:rPr>
              <w:t>Повернення</w:t>
            </w:r>
            <w:r>
              <w:rPr>
                <w:color w:val="000000"/>
              </w:rPr>
              <w:tab/>
              <w:t>50</w:t>
            </w:r>
          </w:hyperlink>
        </w:p>
        <w:p w14:paraId="4FE09BFC" w14:textId="77777777" w:rsidR="00027871" w:rsidRDefault="00000000">
          <w:pPr>
            <w:widowControl w:val="0"/>
            <w:tabs>
              <w:tab w:val="right" w:pos="12000"/>
            </w:tabs>
            <w:spacing w:before="60" w:line="240" w:lineRule="auto"/>
            <w:ind w:left="720"/>
            <w:rPr>
              <w:color w:val="000000"/>
            </w:rPr>
          </w:pPr>
          <w:hyperlink w:anchor="_bq7fav3tnlcb">
            <w:r>
              <w:rPr>
                <w:color w:val="000000"/>
              </w:rPr>
              <w:t>Готові вироби - облік</w:t>
            </w:r>
            <w:r>
              <w:rPr>
                <w:color w:val="000000"/>
              </w:rPr>
              <w:tab/>
              <w:t>51</w:t>
            </w:r>
          </w:hyperlink>
        </w:p>
        <w:p w14:paraId="76CD0483" w14:textId="77777777" w:rsidR="00027871" w:rsidRDefault="00000000">
          <w:pPr>
            <w:widowControl w:val="0"/>
            <w:tabs>
              <w:tab w:val="right" w:pos="12000"/>
            </w:tabs>
            <w:spacing w:before="60" w:line="240" w:lineRule="auto"/>
            <w:ind w:left="1080"/>
            <w:rPr>
              <w:color w:val="000000"/>
            </w:rPr>
          </w:pPr>
          <w:hyperlink w:anchor="_q3o0k0tqvcbn">
            <w:r>
              <w:rPr>
                <w:color w:val="000000"/>
              </w:rPr>
              <w:t>Переміщення виробів</w:t>
            </w:r>
            <w:r>
              <w:rPr>
                <w:color w:val="000000"/>
              </w:rPr>
              <w:tab/>
              <w:t>51</w:t>
            </w:r>
          </w:hyperlink>
        </w:p>
        <w:p w14:paraId="3232F9FF" w14:textId="77777777" w:rsidR="00027871" w:rsidRDefault="00000000">
          <w:pPr>
            <w:widowControl w:val="0"/>
            <w:tabs>
              <w:tab w:val="right" w:pos="12000"/>
            </w:tabs>
            <w:spacing w:before="60" w:line="240" w:lineRule="auto"/>
            <w:ind w:left="1080"/>
            <w:rPr>
              <w:color w:val="000000"/>
            </w:rPr>
          </w:pPr>
          <w:hyperlink w:anchor="_ewcezxuhrtyg">
            <w:r>
              <w:rPr>
                <w:color w:val="000000"/>
              </w:rPr>
              <w:t>Відправка готових виробів до Замовника</w:t>
            </w:r>
            <w:r>
              <w:rPr>
                <w:color w:val="000000"/>
              </w:rPr>
              <w:tab/>
              <w:t>52</w:t>
            </w:r>
          </w:hyperlink>
        </w:p>
        <w:p w14:paraId="68AD6E65" w14:textId="77777777" w:rsidR="00027871" w:rsidRDefault="00000000">
          <w:pPr>
            <w:widowControl w:val="0"/>
            <w:tabs>
              <w:tab w:val="right" w:pos="12000"/>
            </w:tabs>
            <w:spacing w:before="60" w:line="240" w:lineRule="auto"/>
            <w:ind w:left="720"/>
            <w:rPr>
              <w:color w:val="000000"/>
            </w:rPr>
          </w:pPr>
          <w:hyperlink w:anchor="_4nr41z6z3ggx">
            <w:r>
              <w:rPr>
                <w:color w:val="000000"/>
              </w:rPr>
              <w:t>Закупівлі</w:t>
            </w:r>
            <w:r>
              <w:rPr>
                <w:color w:val="000000"/>
              </w:rPr>
              <w:tab/>
              <w:t>53</w:t>
            </w:r>
          </w:hyperlink>
        </w:p>
        <w:p w14:paraId="607112D3" w14:textId="77777777" w:rsidR="00027871" w:rsidRDefault="00000000">
          <w:pPr>
            <w:widowControl w:val="0"/>
            <w:tabs>
              <w:tab w:val="right" w:pos="12000"/>
            </w:tabs>
            <w:spacing w:before="60" w:line="240" w:lineRule="auto"/>
            <w:ind w:left="720"/>
            <w:rPr>
              <w:color w:val="000000"/>
            </w:rPr>
          </w:pPr>
          <w:hyperlink w:anchor="_ust2dq8w8bg0">
            <w:r>
              <w:rPr>
                <w:color w:val="000000"/>
              </w:rPr>
              <w:t>Графік відшиву - аналітика</w:t>
            </w:r>
            <w:r>
              <w:rPr>
                <w:color w:val="000000"/>
              </w:rPr>
              <w:tab/>
              <w:t>56</w:t>
            </w:r>
          </w:hyperlink>
        </w:p>
        <w:p w14:paraId="6CEC0556" w14:textId="77777777" w:rsidR="00027871" w:rsidRDefault="00000000">
          <w:pPr>
            <w:widowControl w:val="0"/>
            <w:tabs>
              <w:tab w:val="right" w:pos="12000"/>
            </w:tabs>
            <w:spacing w:before="60" w:line="240" w:lineRule="auto"/>
            <w:ind w:left="720"/>
            <w:rPr>
              <w:color w:val="000000"/>
            </w:rPr>
          </w:pPr>
          <w:hyperlink w:anchor="_u4lz9fr1inmz">
            <w:r>
              <w:rPr>
                <w:color w:val="000000"/>
              </w:rPr>
              <w:t>Графік поставок - аналітика</w:t>
            </w:r>
            <w:r>
              <w:rPr>
                <w:color w:val="000000"/>
              </w:rPr>
              <w:tab/>
              <w:t>57</w:t>
            </w:r>
          </w:hyperlink>
        </w:p>
        <w:p w14:paraId="3595A888" w14:textId="77777777" w:rsidR="00027871" w:rsidRDefault="00000000">
          <w:pPr>
            <w:widowControl w:val="0"/>
            <w:tabs>
              <w:tab w:val="right" w:pos="12000"/>
            </w:tabs>
            <w:spacing w:before="60" w:line="240" w:lineRule="auto"/>
            <w:ind w:left="720"/>
            <w:rPr>
              <w:color w:val="000000"/>
            </w:rPr>
          </w:pPr>
          <w:hyperlink w:anchor="_y6qscwylujw0">
            <w:r>
              <w:rPr>
                <w:color w:val="000000"/>
              </w:rPr>
              <w:t>Бухгалтерія</w:t>
            </w:r>
            <w:r>
              <w:rPr>
                <w:color w:val="000000"/>
              </w:rPr>
              <w:tab/>
              <w:t>58</w:t>
            </w:r>
          </w:hyperlink>
        </w:p>
        <w:p w14:paraId="496F3FA6" w14:textId="77777777" w:rsidR="00027871" w:rsidRDefault="00000000">
          <w:pPr>
            <w:widowControl w:val="0"/>
            <w:tabs>
              <w:tab w:val="right" w:pos="12000"/>
            </w:tabs>
            <w:spacing w:before="60" w:line="240" w:lineRule="auto"/>
            <w:ind w:left="360"/>
            <w:rPr>
              <w:color w:val="000000"/>
            </w:rPr>
          </w:pPr>
          <w:hyperlink w:anchor="_122jf2t5mru4">
            <w:r>
              <w:rPr>
                <w:color w:val="000000"/>
              </w:rPr>
              <w:t>Аналітика та Звіти</w:t>
            </w:r>
            <w:r>
              <w:rPr>
                <w:color w:val="000000"/>
              </w:rPr>
              <w:tab/>
              <w:t>60</w:t>
            </w:r>
          </w:hyperlink>
        </w:p>
        <w:p w14:paraId="4BE99FC4" w14:textId="77777777" w:rsidR="00027871" w:rsidRDefault="00000000">
          <w:pPr>
            <w:widowControl w:val="0"/>
            <w:tabs>
              <w:tab w:val="right" w:pos="12000"/>
            </w:tabs>
            <w:spacing w:before="60" w:line="240" w:lineRule="auto"/>
            <w:ind w:left="360"/>
            <w:rPr>
              <w:color w:val="000000"/>
            </w:rPr>
          </w:pPr>
          <w:hyperlink w:anchor="_ykyzko38he">
            <w:r>
              <w:rPr>
                <w:color w:val="000000"/>
              </w:rPr>
              <w:t>Керування користувачами</w:t>
            </w:r>
            <w:r>
              <w:rPr>
                <w:color w:val="000000"/>
              </w:rPr>
              <w:tab/>
              <w:t>62</w:t>
            </w:r>
          </w:hyperlink>
        </w:p>
        <w:p w14:paraId="5CA30196" w14:textId="77777777" w:rsidR="00027871" w:rsidRDefault="00000000">
          <w:pPr>
            <w:widowControl w:val="0"/>
            <w:tabs>
              <w:tab w:val="right" w:pos="12000"/>
            </w:tabs>
            <w:spacing w:before="60" w:line="240" w:lineRule="auto"/>
            <w:ind w:left="360"/>
            <w:rPr>
              <w:color w:val="000000"/>
            </w:rPr>
          </w:pPr>
          <w:hyperlink w:anchor="_jhpc3hgten7f">
            <w:r>
              <w:rPr>
                <w:color w:val="000000"/>
              </w:rPr>
              <w:t>Сповіщення та нагадування</w:t>
            </w:r>
            <w:r>
              <w:rPr>
                <w:color w:val="000000"/>
              </w:rPr>
              <w:tab/>
              <w:t>63</w:t>
            </w:r>
          </w:hyperlink>
        </w:p>
        <w:p w14:paraId="7480BA18" w14:textId="77777777" w:rsidR="00027871" w:rsidRDefault="00000000">
          <w:pPr>
            <w:widowControl w:val="0"/>
            <w:tabs>
              <w:tab w:val="right" w:pos="12000"/>
            </w:tabs>
            <w:spacing w:before="60" w:line="240" w:lineRule="auto"/>
            <w:ind w:left="360"/>
            <w:rPr>
              <w:color w:val="000000"/>
            </w:rPr>
          </w:pPr>
          <w:hyperlink w:anchor="_yv02ssz4fi1">
            <w:r>
              <w:rPr>
                <w:color w:val="000000"/>
              </w:rPr>
              <w:t>Комунікативний модуль</w:t>
            </w:r>
            <w:r>
              <w:rPr>
                <w:color w:val="000000"/>
              </w:rPr>
              <w:tab/>
              <w:t>65</w:t>
            </w:r>
          </w:hyperlink>
          <w:r>
            <w:fldChar w:fldCharType="end"/>
          </w:r>
        </w:p>
      </w:sdtContent>
    </w:sdt>
    <w:p w14:paraId="09702C6C" w14:textId="77777777" w:rsidR="00027871" w:rsidRDefault="00027871">
      <w:pPr>
        <w:jc w:val="both"/>
      </w:pPr>
    </w:p>
    <w:p w14:paraId="2F64EEE5" w14:textId="77777777" w:rsidR="00027871" w:rsidRDefault="00027871">
      <w:pPr>
        <w:jc w:val="both"/>
      </w:pPr>
    </w:p>
    <w:p w14:paraId="4E2DA1DB" w14:textId="77777777" w:rsidR="00027871" w:rsidRDefault="00027871">
      <w:pPr>
        <w:pStyle w:val="1"/>
        <w:jc w:val="both"/>
      </w:pPr>
      <w:bookmarkStart w:id="7" w:name="_e81joh9ge933" w:colFirst="0" w:colLast="0"/>
      <w:bookmarkEnd w:id="7"/>
    </w:p>
    <w:p w14:paraId="47A72028" w14:textId="77777777" w:rsidR="00027871" w:rsidRDefault="00027871">
      <w:pPr>
        <w:pStyle w:val="1"/>
        <w:jc w:val="both"/>
      </w:pPr>
      <w:bookmarkStart w:id="8" w:name="_8gbufimocgs3" w:colFirst="0" w:colLast="0"/>
      <w:bookmarkEnd w:id="8"/>
    </w:p>
    <w:p w14:paraId="718970F3" w14:textId="77777777" w:rsidR="00027871" w:rsidRDefault="00027871"/>
    <w:p w14:paraId="40BF12FD" w14:textId="77777777" w:rsidR="00027871" w:rsidRDefault="00027871"/>
    <w:p w14:paraId="7D483F5C" w14:textId="77777777" w:rsidR="00027871" w:rsidRDefault="00027871"/>
    <w:p w14:paraId="57B3A940" w14:textId="77777777" w:rsidR="00027871" w:rsidRDefault="00027871"/>
    <w:p w14:paraId="2270EDC5" w14:textId="77777777" w:rsidR="00027871" w:rsidRDefault="00027871">
      <w:pPr>
        <w:pStyle w:val="1"/>
        <w:jc w:val="both"/>
      </w:pPr>
      <w:bookmarkStart w:id="9" w:name="_hfvzd979p8wn" w:colFirst="0" w:colLast="0"/>
      <w:bookmarkEnd w:id="9"/>
    </w:p>
    <w:p w14:paraId="615E5929" w14:textId="77777777" w:rsidR="00027871" w:rsidRDefault="00000000">
      <w:pPr>
        <w:pStyle w:val="1"/>
        <w:jc w:val="both"/>
      </w:pPr>
      <w:bookmarkStart w:id="10" w:name="_bhfn6yd2mo2p" w:colFirst="0" w:colLast="0"/>
      <w:bookmarkEnd w:id="10"/>
      <w:r>
        <w:t>Мета документу</w:t>
      </w:r>
    </w:p>
    <w:p w14:paraId="7B8F5561" w14:textId="77777777" w:rsidR="00027871" w:rsidRDefault="00027871"/>
    <w:p w14:paraId="44CB6220" w14:textId="77777777" w:rsidR="00027871" w:rsidRDefault="00000000">
      <w:pPr>
        <w:rPr>
          <w:sz w:val="28"/>
          <w:szCs w:val="28"/>
        </w:rPr>
      </w:pPr>
      <w:r>
        <w:rPr>
          <w:sz w:val="28"/>
          <w:szCs w:val="28"/>
        </w:rPr>
        <w:t>Документ “Бачення продукту та межі проекту” має на меті окреслити функціональні можливості першої версії майбутньої системи, а також дати опис всіх необхідних частин і модулів та їх взаємодії між собою для того, щоб система могла продуктивно працювати і забезпечувати потреби користувачів.</w:t>
      </w:r>
    </w:p>
    <w:p w14:paraId="49803114" w14:textId="77777777" w:rsidR="00027871" w:rsidRDefault="00027871">
      <w:pPr>
        <w:rPr>
          <w:sz w:val="28"/>
          <w:szCs w:val="28"/>
        </w:rPr>
      </w:pPr>
    </w:p>
    <w:p w14:paraId="55E7A2BB" w14:textId="77777777" w:rsidR="00027871" w:rsidRDefault="00000000">
      <w:pPr>
        <w:pStyle w:val="1"/>
        <w:jc w:val="both"/>
      </w:pPr>
      <w:bookmarkStart w:id="11" w:name="_2dz5l8b3vgm" w:colFirst="0" w:colLast="0"/>
      <w:bookmarkEnd w:id="11"/>
      <w:r>
        <w:t xml:space="preserve">Бізнес контекст </w:t>
      </w:r>
    </w:p>
    <w:p w14:paraId="325AD14D" w14:textId="77777777" w:rsidR="00027871" w:rsidRDefault="00027871">
      <w:pPr>
        <w:jc w:val="both"/>
      </w:pPr>
    </w:p>
    <w:p w14:paraId="611C49FE" w14:textId="77777777" w:rsidR="00027871" w:rsidRPr="00BA02DC" w:rsidRDefault="00000000">
      <w:pPr>
        <w:jc w:val="both"/>
        <w:rPr>
          <w:sz w:val="28"/>
          <w:szCs w:val="28"/>
          <w:lang w:val="ru-RU"/>
        </w:rPr>
      </w:pPr>
      <w:r>
        <w:rPr>
          <w:sz w:val="28"/>
          <w:szCs w:val="28"/>
        </w:rPr>
        <w:t xml:space="preserve">Наявні системи обліку складу і виробництва, якими користується підприємство, дозволяють вести облік, але не мають інтеграції між собою і не дозволяють миттєвого обміну інформацією між користувачами. </w:t>
      </w:r>
      <w:r w:rsidRPr="00BA02DC">
        <w:rPr>
          <w:sz w:val="28"/>
          <w:szCs w:val="28"/>
          <w:lang w:val="ru-RU"/>
        </w:rPr>
        <w:t xml:space="preserve">Це уповільнює процес управління процесами і працівниками і може призводити до помилок і застарівання інформації в процесі роботи з нею. </w:t>
      </w:r>
    </w:p>
    <w:p w14:paraId="154F7902" w14:textId="77777777" w:rsidR="00027871" w:rsidRPr="00BA02DC" w:rsidRDefault="00027871">
      <w:pPr>
        <w:rPr>
          <w:lang w:val="ru-RU"/>
        </w:rPr>
      </w:pPr>
    </w:p>
    <w:p w14:paraId="24E1EC23" w14:textId="77777777" w:rsidR="00027871" w:rsidRPr="00BA02DC" w:rsidRDefault="00000000">
      <w:pPr>
        <w:rPr>
          <w:sz w:val="28"/>
          <w:szCs w:val="28"/>
          <w:lang w:val="ru-RU"/>
        </w:rPr>
      </w:pPr>
      <w:r w:rsidRPr="00BA02DC">
        <w:rPr>
          <w:sz w:val="28"/>
          <w:szCs w:val="28"/>
          <w:lang w:val="ru-RU"/>
        </w:rPr>
        <w:t xml:space="preserve">Таким чином виникла ідея розробити систему котра полегшить управління виробничим процесом і його планування для швейної фабрики. </w:t>
      </w:r>
    </w:p>
    <w:p w14:paraId="0A2CCD37" w14:textId="77777777" w:rsidR="00027871" w:rsidRPr="00BA02DC" w:rsidRDefault="00027871">
      <w:pPr>
        <w:rPr>
          <w:sz w:val="28"/>
          <w:szCs w:val="28"/>
          <w:lang w:val="ru-RU"/>
        </w:rPr>
      </w:pPr>
    </w:p>
    <w:p w14:paraId="73C969EE" w14:textId="77777777" w:rsidR="00027871" w:rsidRPr="00BA02DC" w:rsidRDefault="00000000">
      <w:pPr>
        <w:rPr>
          <w:sz w:val="28"/>
          <w:szCs w:val="28"/>
          <w:lang w:val="ru-RU"/>
        </w:rPr>
      </w:pPr>
      <w:r w:rsidRPr="00BA02DC">
        <w:rPr>
          <w:sz w:val="28"/>
          <w:szCs w:val="28"/>
          <w:lang w:val="ru-RU"/>
        </w:rPr>
        <w:t xml:space="preserve">Майбутня система має включати модулі для управління процесами, спілкування між користувачами, планування, створення і виконання задач, а також інтеграції з зовнішніми обліковими системами, </w:t>
      </w:r>
      <w:commentRangeStart w:id="12"/>
      <w:r w:rsidRPr="00BA02DC">
        <w:rPr>
          <w:sz w:val="28"/>
          <w:szCs w:val="28"/>
          <w:lang w:val="ru-RU"/>
        </w:rPr>
        <w:t xml:space="preserve">такими як </w:t>
      </w:r>
      <w:r>
        <w:rPr>
          <w:sz w:val="28"/>
          <w:szCs w:val="28"/>
        </w:rPr>
        <w:t>BAS</w:t>
      </w:r>
      <w:r w:rsidRPr="00BA02DC">
        <w:rPr>
          <w:sz w:val="28"/>
          <w:szCs w:val="28"/>
          <w:lang w:val="ru-RU"/>
        </w:rPr>
        <w:t xml:space="preserve">-виробництво і </w:t>
      </w:r>
      <w:r>
        <w:rPr>
          <w:sz w:val="28"/>
          <w:szCs w:val="28"/>
        </w:rPr>
        <w:t>BAS</w:t>
      </w:r>
      <w:r w:rsidRPr="00BA02DC">
        <w:rPr>
          <w:sz w:val="28"/>
          <w:szCs w:val="28"/>
          <w:lang w:val="ru-RU"/>
        </w:rPr>
        <w:t xml:space="preserve">-бухгалтерія. </w:t>
      </w:r>
      <w:commentRangeEnd w:id="12"/>
      <w:r w:rsidRPr="00BA02DC">
        <w:rPr>
          <w:rStyle w:val="ab"/>
          <w:sz w:val="28"/>
          <w:szCs w:val="28"/>
          <w:lang w:val="ru-RU"/>
        </w:rPr>
        <w:commentReference w:id="12"/>
      </w:r>
    </w:p>
    <w:p w14:paraId="10F1BD16" w14:textId="77777777" w:rsidR="00027871" w:rsidRPr="00BA02DC" w:rsidRDefault="00027871">
      <w:pPr>
        <w:rPr>
          <w:sz w:val="28"/>
          <w:szCs w:val="28"/>
          <w:lang w:val="ru-RU"/>
        </w:rPr>
      </w:pPr>
    </w:p>
    <w:p w14:paraId="24EF9E94" w14:textId="77777777" w:rsidR="00027871" w:rsidRPr="00BA02DC" w:rsidRDefault="00000000">
      <w:pPr>
        <w:rPr>
          <w:sz w:val="28"/>
          <w:szCs w:val="28"/>
          <w:lang w:val="ru-RU"/>
        </w:rPr>
      </w:pPr>
      <w:r w:rsidRPr="00BA02DC">
        <w:rPr>
          <w:sz w:val="28"/>
          <w:szCs w:val="28"/>
          <w:lang w:val="ru-RU"/>
        </w:rPr>
        <w:t>Система передбачає участь багатьох користувачів і необхідність швидкого обміну інформацією між ними, а також управління користувачами, що може бути реалізовано за допомогою функціональності адміна системи (Суперадміна).</w:t>
      </w:r>
    </w:p>
    <w:p w14:paraId="17A36657" w14:textId="77777777" w:rsidR="00027871" w:rsidRPr="00BA02DC" w:rsidRDefault="00027871">
      <w:pPr>
        <w:rPr>
          <w:sz w:val="28"/>
          <w:szCs w:val="28"/>
          <w:lang w:val="ru-RU"/>
        </w:rPr>
      </w:pPr>
    </w:p>
    <w:p w14:paraId="7299D186" w14:textId="77777777" w:rsidR="00027871" w:rsidRPr="00BA02DC" w:rsidRDefault="00000000">
      <w:pPr>
        <w:rPr>
          <w:sz w:val="28"/>
          <w:szCs w:val="28"/>
          <w:lang w:val="ru-RU"/>
        </w:rPr>
      </w:pPr>
      <w:r w:rsidRPr="00BA02DC">
        <w:rPr>
          <w:sz w:val="28"/>
          <w:szCs w:val="28"/>
          <w:lang w:val="ru-RU"/>
        </w:rPr>
        <w:t xml:space="preserve">В системі мають існувати модулі функціональностей, які будуть інтегровані і пов’язані між собою. Користувачі мають мати змогу користуватися всіма Модулями системи, до яких вони мають доступ, наприклад: створити Запит, отримати відповідь на запит, створити Завдання, Чек-ліст і відмітити в них інших користувачів. </w:t>
      </w:r>
    </w:p>
    <w:p w14:paraId="1207EB2F" w14:textId="77777777" w:rsidR="00027871" w:rsidRPr="00BA02DC" w:rsidRDefault="00027871">
      <w:pPr>
        <w:rPr>
          <w:lang w:val="ru-RU"/>
        </w:rPr>
      </w:pPr>
    </w:p>
    <w:p w14:paraId="54D613F5" w14:textId="77777777" w:rsidR="00027871" w:rsidRPr="00BA02DC" w:rsidRDefault="00027871">
      <w:pPr>
        <w:rPr>
          <w:lang w:val="ru-RU"/>
        </w:rPr>
      </w:pPr>
    </w:p>
    <w:p w14:paraId="33C88C73" w14:textId="77777777" w:rsidR="00027871" w:rsidRPr="00BA02DC" w:rsidRDefault="00000000">
      <w:pPr>
        <w:pStyle w:val="1"/>
        <w:spacing w:line="240" w:lineRule="auto"/>
        <w:jc w:val="both"/>
        <w:rPr>
          <w:lang w:val="ru-RU"/>
        </w:rPr>
      </w:pPr>
      <w:bookmarkStart w:id="13" w:name="_6dg50bj47qd0" w:colFirst="0" w:colLast="0"/>
      <w:bookmarkEnd w:id="13"/>
      <w:r w:rsidRPr="00BA02DC">
        <w:rPr>
          <w:lang w:val="ru-RU"/>
        </w:rPr>
        <w:t>Огляд бізнес процесів виробництва</w:t>
      </w:r>
    </w:p>
    <w:p w14:paraId="2FC0E794" w14:textId="77777777" w:rsidR="00027871" w:rsidRPr="00BA02DC" w:rsidRDefault="00000000">
      <w:pPr>
        <w:pStyle w:val="2"/>
        <w:spacing w:line="240" w:lineRule="auto"/>
        <w:jc w:val="both"/>
        <w:rPr>
          <w:lang w:val="ru-RU"/>
        </w:rPr>
      </w:pPr>
      <w:bookmarkStart w:id="14" w:name="_s4iu5c7b4c9d" w:colFirst="0" w:colLast="0"/>
      <w:bookmarkEnd w:id="14"/>
      <w:r w:rsidRPr="00BA02DC">
        <w:rPr>
          <w:lang w:val="ru-RU"/>
        </w:rPr>
        <w:t>Описання діючої бізнес системи</w:t>
      </w:r>
    </w:p>
    <w:p w14:paraId="1680DD67" w14:textId="77777777" w:rsidR="00027871" w:rsidRDefault="00000000">
      <w:pPr>
        <w:jc w:val="both"/>
        <w:rPr>
          <w:sz w:val="28"/>
          <w:szCs w:val="28"/>
        </w:rPr>
      </w:pPr>
      <w:r>
        <w:rPr>
          <w:noProof/>
          <w:sz w:val="28"/>
          <w:szCs w:val="28"/>
        </w:rPr>
        <w:drawing>
          <wp:inline distT="114300" distB="114300" distL="114300" distR="114300" wp14:anchorId="1671F665" wp14:editId="2D063D29">
            <wp:extent cx="5943600" cy="4699000"/>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5943600" cy="4699000"/>
                    </a:xfrm>
                    <a:prstGeom prst="rect">
                      <a:avLst/>
                    </a:prstGeom>
                    <a:ln/>
                  </pic:spPr>
                </pic:pic>
              </a:graphicData>
            </a:graphic>
          </wp:inline>
        </w:drawing>
      </w:r>
    </w:p>
    <w:p w14:paraId="68BA7A94" w14:textId="77777777" w:rsidR="00027871" w:rsidRDefault="00027871">
      <w:pPr>
        <w:jc w:val="both"/>
        <w:rPr>
          <w:sz w:val="28"/>
          <w:szCs w:val="28"/>
        </w:rPr>
      </w:pPr>
    </w:p>
    <w:p w14:paraId="54FD6884" w14:textId="77777777" w:rsidR="00027871" w:rsidRDefault="00027871">
      <w:pPr>
        <w:spacing w:line="240" w:lineRule="auto"/>
        <w:jc w:val="both"/>
        <w:rPr>
          <w:sz w:val="28"/>
          <w:szCs w:val="28"/>
        </w:rPr>
      </w:pPr>
    </w:p>
    <w:p w14:paraId="189F673F" w14:textId="77777777" w:rsidR="00027871" w:rsidRDefault="00027871">
      <w:pPr>
        <w:spacing w:line="240" w:lineRule="auto"/>
        <w:jc w:val="both"/>
        <w:rPr>
          <w:sz w:val="28"/>
          <w:szCs w:val="28"/>
        </w:rPr>
      </w:pPr>
    </w:p>
    <w:p w14:paraId="3648A6D1" w14:textId="77777777" w:rsidR="00027871" w:rsidRDefault="00000000">
      <w:pPr>
        <w:spacing w:line="240" w:lineRule="auto"/>
        <w:ind w:firstLine="720"/>
        <w:jc w:val="both"/>
        <w:rPr>
          <w:sz w:val="28"/>
          <w:szCs w:val="28"/>
        </w:rPr>
      </w:pPr>
      <w:r>
        <w:rPr>
          <w:sz w:val="28"/>
          <w:szCs w:val="28"/>
        </w:rPr>
        <w:t>На даний момент виробництво використовує такі системи як: BAS-бухгалтерія, BAS-склад, BAS-виробництво, Пром та СмартТендер</w:t>
      </w:r>
      <w:r>
        <w:rPr>
          <w:sz w:val="28"/>
          <w:szCs w:val="28"/>
        </w:rPr>
        <w:br/>
        <w:t>Нова система управління та контролю за виробництвом передбачає наступні зміни в існуючих системах:</w:t>
      </w:r>
    </w:p>
    <w:p w14:paraId="1C346BFB" w14:textId="77777777" w:rsidR="00027871" w:rsidRDefault="00027871">
      <w:pPr>
        <w:spacing w:line="240" w:lineRule="auto"/>
        <w:jc w:val="both"/>
        <w:rPr>
          <w:sz w:val="28"/>
          <w:szCs w:val="28"/>
        </w:rPr>
      </w:pPr>
    </w:p>
    <w:p w14:paraId="221F3DAC" w14:textId="77777777" w:rsidR="00027871" w:rsidRPr="00BA02DC" w:rsidRDefault="00000000">
      <w:pPr>
        <w:spacing w:line="240" w:lineRule="auto"/>
        <w:ind w:firstLine="720"/>
        <w:jc w:val="both"/>
        <w:rPr>
          <w:sz w:val="28"/>
          <w:szCs w:val="28"/>
          <w:lang w:val="ru-RU"/>
        </w:rPr>
      </w:pPr>
      <w:r>
        <w:rPr>
          <w:b/>
          <w:sz w:val="28"/>
          <w:szCs w:val="28"/>
        </w:rPr>
        <w:t>BAS</w:t>
      </w:r>
      <w:r w:rsidRPr="00BA02DC">
        <w:rPr>
          <w:b/>
          <w:sz w:val="28"/>
          <w:szCs w:val="28"/>
          <w:lang w:val="ru-RU"/>
        </w:rPr>
        <w:t>-бухгалтерія</w:t>
      </w:r>
      <w:r w:rsidRPr="00BA02DC">
        <w:rPr>
          <w:sz w:val="28"/>
          <w:szCs w:val="28"/>
          <w:lang w:val="ru-RU"/>
        </w:rPr>
        <w:t xml:space="preserve"> - лишається як окрема система, але бухгалтери мають мати доступ до нової системи і бачити всі чеки про всі розрахунки і оплати.</w:t>
      </w:r>
    </w:p>
    <w:p w14:paraId="238DBFE2" w14:textId="77777777" w:rsidR="00027871" w:rsidRPr="00BA02DC" w:rsidRDefault="00000000">
      <w:pPr>
        <w:spacing w:line="240" w:lineRule="auto"/>
        <w:ind w:firstLine="720"/>
        <w:jc w:val="both"/>
        <w:rPr>
          <w:sz w:val="28"/>
          <w:szCs w:val="28"/>
          <w:lang w:val="ru-RU"/>
        </w:rPr>
      </w:pPr>
      <w:r>
        <w:rPr>
          <w:b/>
          <w:sz w:val="28"/>
          <w:szCs w:val="28"/>
        </w:rPr>
        <w:t>BAS</w:t>
      </w:r>
      <w:r w:rsidRPr="00BA02DC">
        <w:rPr>
          <w:b/>
          <w:sz w:val="28"/>
          <w:szCs w:val="28"/>
          <w:lang w:val="ru-RU"/>
        </w:rPr>
        <w:t>-виробництво</w:t>
      </w:r>
      <w:r w:rsidRPr="00BA02DC">
        <w:rPr>
          <w:sz w:val="28"/>
          <w:szCs w:val="28"/>
          <w:lang w:val="ru-RU"/>
        </w:rPr>
        <w:t xml:space="preserve"> (включає в себе склад) - всі дані з цієї системи мають мігрувати в нову систему. Нотатка: варто попросити у </w:t>
      </w:r>
      <w:r>
        <w:rPr>
          <w:sz w:val="28"/>
          <w:szCs w:val="28"/>
        </w:rPr>
        <w:t>BAS</w:t>
      </w:r>
      <w:r w:rsidRPr="00BA02DC">
        <w:rPr>
          <w:sz w:val="28"/>
          <w:szCs w:val="28"/>
          <w:lang w:val="ru-RU"/>
        </w:rPr>
        <w:t xml:space="preserve"> щоб вони надали структуру своїх даних.</w:t>
      </w:r>
      <w:r w:rsidRPr="00BA02DC">
        <w:rPr>
          <w:sz w:val="28"/>
          <w:szCs w:val="28"/>
          <w:lang w:val="ru-RU"/>
        </w:rPr>
        <w:br/>
      </w:r>
    </w:p>
    <w:p w14:paraId="1007171F" w14:textId="77777777" w:rsidR="00027871" w:rsidRPr="00BA02DC" w:rsidRDefault="00000000">
      <w:pPr>
        <w:spacing w:line="240" w:lineRule="auto"/>
        <w:ind w:firstLine="720"/>
        <w:jc w:val="both"/>
        <w:rPr>
          <w:sz w:val="28"/>
          <w:szCs w:val="28"/>
          <w:lang w:val="ru-RU"/>
        </w:rPr>
      </w:pPr>
      <w:r w:rsidRPr="00BA02DC">
        <w:rPr>
          <w:sz w:val="28"/>
          <w:szCs w:val="28"/>
          <w:lang w:val="ru-RU"/>
        </w:rPr>
        <w:t>Пром - окрема система для онлайн магазинів - не входить в скоуп, існує зовсім окремо залишається без змін.</w:t>
      </w:r>
    </w:p>
    <w:p w14:paraId="7B0EC7D1" w14:textId="77777777" w:rsidR="00027871" w:rsidRPr="00BA02DC" w:rsidRDefault="00027871">
      <w:pPr>
        <w:spacing w:line="240" w:lineRule="auto"/>
        <w:jc w:val="both"/>
        <w:rPr>
          <w:b/>
          <w:sz w:val="28"/>
          <w:szCs w:val="28"/>
          <w:lang w:val="ru-RU"/>
        </w:rPr>
      </w:pPr>
    </w:p>
    <w:p w14:paraId="011488AD" w14:textId="77777777" w:rsidR="00027871" w:rsidRPr="00BA02DC" w:rsidRDefault="00000000">
      <w:pPr>
        <w:spacing w:line="240" w:lineRule="auto"/>
        <w:ind w:firstLine="720"/>
        <w:jc w:val="both"/>
        <w:rPr>
          <w:sz w:val="28"/>
          <w:szCs w:val="28"/>
          <w:lang w:val="ru-RU"/>
        </w:rPr>
      </w:pPr>
      <w:r w:rsidRPr="00BA02DC">
        <w:rPr>
          <w:b/>
          <w:sz w:val="28"/>
          <w:szCs w:val="28"/>
          <w:lang w:val="ru-RU"/>
        </w:rPr>
        <w:t>Менеджмент тендерів</w:t>
      </w:r>
      <w:r w:rsidRPr="00BA02DC">
        <w:rPr>
          <w:sz w:val="28"/>
          <w:szCs w:val="28"/>
          <w:lang w:val="ru-RU"/>
        </w:rPr>
        <w:t xml:space="preserve"> - наразі відбувається в програмі </w:t>
      </w:r>
      <w:r>
        <w:rPr>
          <w:sz w:val="28"/>
          <w:szCs w:val="28"/>
        </w:rPr>
        <w:t>Asana</w:t>
      </w:r>
      <w:r w:rsidRPr="00BA02DC">
        <w:rPr>
          <w:sz w:val="28"/>
          <w:szCs w:val="28"/>
          <w:lang w:val="ru-RU"/>
        </w:rPr>
        <w:t xml:space="preserve">. Цей функціонал має покриватись новою системою і відповільно менеджмент тендерів/замовлень буде проходити без використання </w:t>
      </w:r>
      <w:r>
        <w:rPr>
          <w:sz w:val="28"/>
          <w:szCs w:val="28"/>
        </w:rPr>
        <w:t>Asana</w:t>
      </w:r>
      <w:r w:rsidRPr="00BA02DC">
        <w:rPr>
          <w:sz w:val="28"/>
          <w:szCs w:val="28"/>
          <w:lang w:val="ru-RU"/>
        </w:rPr>
        <w:t xml:space="preserve">. Дані з </w:t>
      </w:r>
      <w:r>
        <w:rPr>
          <w:sz w:val="28"/>
          <w:szCs w:val="28"/>
        </w:rPr>
        <w:t>Asana</w:t>
      </w:r>
      <w:r w:rsidRPr="00BA02DC">
        <w:rPr>
          <w:sz w:val="28"/>
          <w:szCs w:val="28"/>
          <w:lang w:val="ru-RU"/>
        </w:rPr>
        <w:t xml:space="preserve"> мають бути мігровані у нову систему. </w:t>
      </w:r>
    </w:p>
    <w:p w14:paraId="0BCC101F" w14:textId="77777777" w:rsidR="00027871" w:rsidRPr="00BA02DC" w:rsidRDefault="00027871">
      <w:pPr>
        <w:spacing w:line="240" w:lineRule="auto"/>
        <w:jc w:val="both"/>
        <w:rPr>
          <w:sz w:val="28"/>
          <w:szCs w:val="28"/>
          <w:lang w:val="ru-RU"/>
        </w:rPr>
      </w:pPr>
    </w:p>
    <w:p w14:paraId="2E931C60" w14:textId="77777777" w:rsidR="00027871" w:rsidRPr="00BA02DC" w:rsidRDefault="00000000">
      <w:pPr>
        <w:spacing w:line="240" w:lineRule="auto"/>
        <w:ind w:firstLine="720"/>
        <w:jc w:val="both"/>
        <w:rPr>
          <w:sz w:val="28"/>
          <w:szCs w:val="28"/>
          <w:lang w:val="ru-RU"/>
        </w:rPr>
      </w:pPr>
      <w:r>
        <w:rPr>
          <w:sz w:val="28"/>
          <w:szCs w:val="28"/>
        </w:rPr>
        <w:t>NOTE</w:t>
      </w:r>
      <w:r w:rsidRPr="00BA02DC">
        <w:rPr>
          <w:sz w:val="28"/>
          <w:szCs w:val="28"/>
          <w:lang w:val="ru-RU"/>
        </w:rPr>
        <w:t xml:space="preserve">: </w:t>
      </w:r>
      <w:r>
        <w:rPr>
          <w:sz w:val="28"/>
          <w:szCs w:val="28"/>
        </w:rPr>
        <w:t>Creatio</w:t>
      </w:r>
      <w:r w:rsidRPr="00BA02DC">
        <w:rPr>
          <w:sz w:val="28"/>
          <w:szCs w:val="28"/>
          <w:lang w:val="ru-RU"/>
        </w:rPr>
        <w:t xml:space="preserve"> має готові конектори до систем </w:t>
      </w:r>
      <w:r>
        <w:rPr>
          <w:sz w:val="28"/>
          <w:szCs w:val="28"/>
        </w:rPr>
        <w:t>BAS</w:t>
      </w:r>
      <w:r w:rsidRPr="00BA02DC">
        <w:rPr>
          <w:sz w:val="28"/>
          <w:szCs w:val="28"/>
          <w:lang w:val="ru-RU"/>
        </w:rPr>
        <w:t xml:space="preserve">, зокрема бухгалтерії, а також для тендерів, які можна використати для інтеграції. </w:t>
      </w:r>
    </w:p>
    <w:p w14:paraId="5CB46D2C" w14:textId="77777777" w:rsidR="00027871" w:rsidRPr="00BA02DC" w:rsidRDefault="00027871">
      <w:pPr>
        <w:spacing w:line="240" w:lineRule="auto"/>
        <w:jc w:val="both"/>
        <w:rPr>
          <w:sz w:val="28"/>
          <w:szCs w:val="28"/>
          <w:lang w:val="ru-RU"/>
        </w:rPr>
      </w:pPr>
    </w:p>
    <w:p w14:paraId="10CD0E76" w14:textId="77777777" w:rsidR="00027871" w:rsidRPr="00BA02DC" w:rsidRDefault="00027871">
      <w:pPr>
        <w:spacing w:line="240" w:lineRule="auto"/>
        <w:jc w:val="both"/>
        <w:rPr>
          <w:sz w:val="28"/>
          <w:szCs w:val="28"/>
          <w:lang w:val="ru-RU"/>
        </w:rPr>
      </w:pPr>
    </w:p>
    <w:p w14:paraId="25B07C04" w14:textId="77777777" w:rsidR="00027871" w:rsidRDefault="00000000">
      <w:pPr>
        <w:pStyle w:val="2"/>
        <w:spacing w:line="240" w:lineRule="auto"/>
        <w:jc w:val="both"/>
      </w:pPr>
      <w:bookmarkStart w:id="15" w:name="_25ooy84z9yxw" w:colFirst="0" w:colLast="0"/>
      <w:bookmarkEnd w:id="15"/>
      <w:r>
        <w:t>Організаційна структура виробництва</w:t>
      </w:r>
    </w:p>
    <w:p w14:paraId="7E92734D" w14:textId="77777777" w:rsidR="00027871" w:rsidRDefault="00027871">
      <w:pPr>
        <w:spacing w:line="240" w:lineRule="auto"/>
        <w:jc w:val="both"/>
        <w:rPr>
          <w:sz w:val="28"/>
          <w:szCs w:val="28"/>
        </w:rPr>
      </w:pPr>
    </w:p>
    <w:p w14:paraId="535E469C" w14:textId="77777777" w:rsidR="00027871" w:rsidRDefault="00000000">
      <w:pPr>
        <w:spacing w:line="240" w:lineRule="auto"/>
        <w:jc w:val="both"/>
        <w:rPr>
          <w:sz w:val="28"/>
          <w:szCs w:val="28"/>
        </w:rPr>
      </w:pPr>
      <w:hyperlink r:id="rId9">
        <w:r>
          <w:rPr>
            <w:noProof/>
            <w:color w:val="1155CC"/>
            <w:sz w:val="28"/>
            <w:szCs w:val="28"/>
            <w:u w:val="single"/>
          </w:rPr>
          <w:drawing>
            <wp:inline distT="114300" distB="114300" distL="114300" distR="114300" wp14:anchorId="636517C6" wp14:editId="384DE484">
              <wp:extent cx="5943600" cy="30099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943600" cy="3009900"/>
                      </a:xfrm>
                      <a:prstGeom prst="rect">
                        <a:avLst/>
                      </a:prstGeom>
                      <a:ln/>
                    </pic:spPr>
                  </pic:pic>
                </a:graphicData>
              </a:graphic>
            </wp:inline>
          </w:drawing>
        </w:r>
      </w:hyperlink>
    </w:p>
    <w:p w14:paraId="62C7AF67" w14:textId="77777777" w:rsidR="00027871" w:rsidRDefault="00027871">
      <w:pPr>
        <w:spacing w:line="240" w:lineRule="auto"/>
        <w:jc w:val="both"/>
        <w:rPr>
          <w:sz w:val="28"/>
          <w:szCs w:val="28"/>
        </w:rPr>
      </w:pPr>
    </w:p>
    <w:p w14:paraId="21A0EF5E" w14:textId="77777777" w:rsidR="00027871" w:rsidRDefault="00027871">
      <w:pPr>
        <w:spacing w:line="240" w:lineRule="auto"/>
        <w:jc w:val="both"/>
        <w:rPr>
          <w:sz w:val="28"/>
          <w:szCs w:val="28"/>
        </w:rPr>
      </w:pPr>
    </w:p>
    <w:p w14:paraId="360BA0AC" w14:textId="77777777" w:rsidR="00027871" w:rsidRDefault="00000000">
      <w:pPr>
        <w:pStyle w:val="2"/>
        <w:spacing w:line="240" w:lineRule="auto"/>
        <w:jc w:val="both"/>
      </w:pPr>
      <w:bookmarkStart w:id="16" w:name="_5d1oz7jvslqm" w:colFirst="0" w:colLast="0"/>
      <w:bookmarkEnd w:id="16"/>
      <w:r>
        <w:t>Огляд процесу виробництва</w:t>
      </w:r>
    </w:p>
    <w:p w14:paraId="771FB0CF" w14:textId="77777777" w:rsidR="00027871" w:rsidRDefault="00000000">
      <w:pPr>
        <w:spacing w:line="240" w:lineRule="auto"/>
        <w:jc w:val="both"/>
        <w:rPr>
          <w:sz w:val="28"/>
          <w:szCs w:val="28"/>
        </w:rPr>
      </w:pPr>
      <w:hyperlink r:id="rId11">
        <w:r>
          <w:rPr>
            <w:noProof/>
            <w:color w:val="1155CC"/>
            <w:sz w:val="28"/>
            <w:szCs w:val="28"/>
            <w:u w:val="single"/>
          </w:rPr>
          <w:drawing>
            <wp:inline distT="114300" distB="114300" distL="114300" distR="114300" wp14:anchorId="1F4470C6" wp14:editId="1FA72716">
              <wp:extent cx="5943600" cy="21717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943600" cy="2171700"/>
                      </a:xfrm>
                      <a:prstGeom prst="rect">
                        <a:avLst/>
                      </a:prstGeom>
                      <a:ln/>
                    </pic:spPr>
                  </pic:pic>
                </a:graphicData>
              </a:graphic>
            </wp:inline>
          </w:drawing>
        </w:r>
      </w:hyperlink>
    </w:p>
    <w:p w14:paraId="15CEFC99" w14:textId="77777777" w:rsidR="00027871" w:rsidRDefault="00027871">
      <w:pPr>
        <w:spacing w:line="240" w:lineRule="auto"/>
        <w:jc w:val="both"/>
        <w:rPr>
          <w:sz w:val="28"/>
          <w:szCs w:val="28"/>
        </w:rPr>
      </w:pPr>
    </w:p>
    <w:p w14:paraId="40BD35C0" w14:textId="77777777" w:rsidR="00027871" w:rsidRDefault="00000000">
      <w:pPr>
        <w:pStyle w:val="2"/>
        <w:spacing w:line="240" w:lineRule="auto"/>
        <w:jc w:val="both"/>
      </w:pPr>
      <w:bookmarkStart w:id="17" w:name="_ahfuqjyr46ha" w:colFirst="0" w:colLast="0"/>
      <w:bookmarkEnd w:id="17"/>
      <w:r>
        <w:t>Основні етапи виробництва</w:t>
      </w:r>
    </w:p>
    <w:p w14:paraId="35C3DB1F" w14:textId="77777777" w:rsidR="00027871" w:rsidRDefault="00000000">
      <w:pPr>
        <w:spacing w:line="240" w:lineRule="auto"/>
        <w:jc w:val="both"/>
        <w:rPr>
          <w:sz w:val="28"/>
          <w:szCs w:val="28"/>
        </w:rPr>
      </w:pPr>
      <w:hyperlink r:id="rId13">
        <w:r>
          <w:rPr>
            <w:noProof/>
            <w:color w:val="1155CC"/>
            <w:sz w:val="28"/>
            <w:szCs w:val="28"/>
            <w:u w:val="single"/>
          </w:rPr>
          <w:drawing>
            <wp:inline distT="114300" distB="114300" distL="114300" distR="114300" wp14:anchorId="6A933195" wp14:editId="2BE222FB">
              <wp:extent cx="5943600" cy="11049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943600" cy="1104900"/>
                      </a:xfrm>
                      <a:prstGeom prst="rect">
                        <a:avLst/>
                      </a:prstGeom>
                      <a:ln/>
                    </pic:spPr>
                  </pic:pic>
                </a:graphicData>
              </a:graphic>
            </wp:inline>
          </w:drawing>
        </w:r>
      </w:hyperlink>
    </w:p>
    <w:p w14:paraId="35B9FBF8" w14:textId="77777777" w:rsidR="00027871" w:rsidRDefault="00027871">
      <w:pPr>
        <w:spacing w:line="240" w:lineRule="auto"/>
        <w:jc w:val="both"/>
        <w:rPr>
          <w:sz w:val="28"/>
          <w:szCs w:val="28"/>
        </w:rPr>
      </w:pPr>
    </w:p>
    <w:p w14:paraId="3B042C6A" w14:textId="77777777" w:rsidR="00027871" w:rsidRDefault="00000000">
      <w:pPr>
        <w:pStyle w:val="2"/>
        <w:spacing w:line="240" w:lineRule="auto"/>
        <w:jc w:val="both"/>
      </w:pPr>
      <w:bookmarkStart w:id="18" w:name="_u0mdq2uubbdp" w:colFirst="0" w:colLast="0"/>
      <w:bookmarkEnd w:id="18"/>
      <w:r>
        <w:t>Опис бізнес проблеми</w:t>
      </w:r>
    </w:p>
    <w:p w14:paraId="2A28B7C0" w14:textId="77777777" w:rsidR="00027871" w:rsidRDefault="00027871">
      <w:pPr>
        <w:jc w:val="both"/>
        <w:rPr>
          <w:sz w:val="28"/>
          <w:szCs w:val="28"/>
        </w:rPr>
      </w:pPr>
    </w:p>
    <w:p w14:paraId="771E0109" w14:textId="77777777" w:rsidR="00027871" w:rsidRPr="00BA02DC" w:rsidRDefault="00000000">
      <w:pPr>
        <w:numPr>
          <w:ilvl w:val="0"/>
          <w:numId w:val="39"/>
        </w:numPr>
        <w:jc w:val="both"/>
        <w:rPr>
          <w:sz w:val="28"/>
          <w:szCs w:val="28"/>
          <w:lang w:val="ru-RU"/>
        </w:rPr>
      </w:pPr>
      <w:r>
        <w:rPr>
          <w:sz w:val="28"/>
          <w:szCs w:val="28"/>
        </w:rPr>
        <w:t xml:space="preserve">Наявні системи обліку складу і виробництва незручні і не мають інтеграції між собою. </w:t>
      </w:r>
      <w:r w:rsidRPr="00BA02DC">
        <w:rPr>
          <w:sz w:val="28"/>
          <w:szCs w:val="28"/>
          <w:lang w:val="ru-RU"/>
        </w:rPr>
        <w:t>По суті, являють собою тільки системи обліку, без додаткових функцій;</w:t>
      </w:r>
    </w:p>
    <w:p w14:paraId="551AB0A0" w14:textId="77777777" w:rsidR="00027871" w:rsidRPr="00BA02DC" w:rsidRDefault="00000000">
      <w:pPr>
        <w:numPr>
          <w:ilvl w:val="0"/>
          <w:numId w:val="39"/>
        </w:numPr>
        <w:jc w:val="both"/>
        <w:rPr>
          <w:sz w:val="28"/>
          <w:szCs w:val="28"/>
          <w:lang w:val="ru-RU"/>
        </w:rPr>
      </w:pPr>
      <w:r w:rsidRPr="00BA02DC">
        <w:rPr>
          <w:sz w:val="28"/>
          <w:szCs w:val="28"/>
          <w:lang w:val="ru-RU"/>
        </w:rPr>
        <w:t>Не мають комунікативного блоку</w:t>
      </w:r>
      <w:r w:rsidRPr="00BA02DC">
        <w:rPr>
          <w:b/>
          <w:sz w:val="28"/>
          <w:szCs w:val="28"/>
          <w:lang w:val="ru-RU"/>
        </w:rPr>
        <w:t xml:space="preserve"> </w:t>
      </w:r>
      <w:r w:rsidRPr="00BA02DC">
        <w:rPr>
          <w:sz w:val="28"/>
          <w:szCs w:val="28"/>
          <w:lang w:val="ru-RU"/>
        </w:rPr>
        <w:t>(що є важливо) і не дають змоги повністю контролювати всі етапи і процеси виробництва і обліку матеріалів;</w:t>
      </w:r>
    </w:p>
    <w:p w14:paraId="7BF6DBCA" w14:textId="77777777" w:rsidR="00027871" w:rsidRPr="00BA02DC" w:rsidRDefault="00000000">
      <w:pPr>
        <w:numPr>
          <w:ilvl w:val="0"/>
          <w:numId w:val="39"/>
        </w:numPr>
        <w:jc w:val="both"/>
        <w:rPr>
          <w:sz w:val="28"/>
          <w:szCs w:val="28"/>
          <w:lang w:val="ru-RU"/>
        </w:rPr>
      </w:pPr>
      <w:r w:rsidRPr="00BA02DC">
        <w:rPr>
          <w:sz w:val="28"/>
          <w:szCs w:val="28"/>
          <w:lang w:val="ru-RU"/>
        </w:rPr>
        <w:t>Відсутній етап повідомлення та узгодження швидких рішень щодо будь-яких відхилень у якості чи зовнішньому вигляду матеріалів, котрі мають узгоджуватись із замовником;</w:t>
      </w:r>
    </w:p>
    <w:p w14:paraId="485AC347" w14:textId="77777777" w:rsidR="00027871" w:rsidRDefault="00000000">
      <w:pPr>
        <w:numPr>
          <w:ilvl w:val="0"/>
          <w:numId w:val="39"/>
        </w:numPr>
        <w:jc w:val="both"/>
        <w:rPr>
          <w:sz w:val="28"/>
          <w:szCs w:val="28"/>
        </w:rPr>
      </w:pPr>
      <w:r>
        <w:rPr>
          <w:sz w:val="28"/>
          <w:szCs w:val="28"/>
        </w:rPr>
        <w:t>Всі процеси відбуваються вручну;</w:t>
      </w:r>
    </w:p>
    <w:p w14:paraId="5D024E09" w14:textId="77777777" w:rsidR="00027871" w:rsidRPr="00BA02DC" w:rsidRDefault="00000000">
      <w:pPr>
        <w:numPr>
          <w:ilvl w:val="0"/>
          <w:numId w:val="39"/>
        </w:numPr>
        <w:jc w:val="both"/>
        <w:rPr>
          <w:sz w:val="28"/>
          <w:szCs w:val="28"/>
          <w:lang w:val="ru-RU"/>
        </w:rPr>
      </w:pPr>
      <w:r w:rsidRPr="00BA02DC">
        <w:rPr>
          <w:sz w:val="28"/>
          <w:szCs w:val="28"/>
          <w:lang w:val="ru-RU"/>
        </w:rPr>
        <w:t>Інформація застаріває вже в процесі роботи;</w:t>
      </w:r>
    </w:p>
    <w:p w14:paraId="3C78A7E8" w14:textId="77777777" w:rsidR="00027871" w:rsidRPr="00BA02DC" w:rsidRDefault="00000000">
      <w:pPr>
        <w:numPr>
          <w:ilvl w:val="0"/>
          <w:numId w:val="39"/>
        </w:numPr>
        <w:spacing w:after="240"/>
        <w:jc w:val="both"/>
        <w:rPr>
          <w:sz w:val="28"/>
          <w:szCs w:val="28"/>
          <w:lang w:val="ru-RU"/>
        </w:rPr>
      </w:pPr>
      <w:r w:rsidRPr="00BA02DC">
        <w:rPr>
          <w:sz w:val="28"/>
          <w:szCs w:val="28"/>
          <w:lang w:val="ru-RU"/>
        </w:rPr>
        <w:t>Люди забувають певні дані або певні дії. Або не знають де знайти необхідну інформацію.</w:t>
      </w:r>
    </w:p>
    <w:p w14:paraId="7BCE33B0" w14:textId="77777777" w:rsidR="00027871" w:rsidRPr="00BA02DC" w:rsidRDefault="00027871">
      <w:pPr>
        <w:spacing w:line="240" w:lineRule="auto"/>
        <w:jc w:val="both"/>
        <w:rPr>
          <w:sz w:val="28"/>
          <w:szCs w:val="28"/>
          <w:lang w:val="ru-RU"/>
        </w:rPr>
      </w:pPr>
    </w:p>
    <w:p w14:paraId="30A1E0EC" w14:textId="77777777" w:rsidR="00027871" w:rsidRDefault="00000000">
      <w:pPr>
        <w:pStyle w:val="2"/>
        <w:jc w:val="both"/>
      </w:pPr>
      <w:bookmarkStart w:id="19" w:name="_1q95ntmpn0d5" w:colFirst="0" w:colLast="0"/>
      <w:bookmarkEnd w:id="19"/>
      <w:r>
        <w:t>Задача і головна мета</w:t>
      </w:r>
    </w:p>
    <w:p w14:paraId="4D3E8C7C" w14:textId="77777777" w:rsidR="00027871" w:rsidRPr="00BA02DC" w:rsidRDefault="00000000">
      <w:pPr>
        <w:numPr>
          <w:ilvl w:val="0"/>
          <w:numId w:val="4"/>
        </w:numPr>
        <w:jc w:val="both"/>
        <w:rPr>
          <w:color w:val="000000"/>
          <w:sz w:val="28"/>
          <w:szCs w:val="28"/>
          <w:lang w:val="ru-RU"/>
        </w:rPr>
      </w:pPr>
      <w:r w:rsidRPr="00BA02DC">
        <w:rPr>
          <w:sz w:val="28"/>
          <w:szCs w:val="28"/>
          <w:lang w:val="ru-RU"/>
        </w:rPr>
        <w:t>Автоматизувати процеси щоб мати видимість того, що відбувається на кожному етапі виробництва.</w:t>
      </w:r>
    </w:p>
    <w:p w14:paraId="73A04736" w14:textId="77777777" w:rsidR="00027871" w:rsidRPr="00BA02DC" w:rsidRDefault="00000000">
      <w:pPr>
        <w:numPr>
          <w:ilvl w:val="0"/>
          <w:numId w:val="4"/>
        </w:numPr>
        <w:jc w:val="both"/>
        <w:rPr>
          <w:color w:val="000000"/>
          <w:sz w:val="28"/>
          <w:szCs w:val="28"/>
          <w:lang w:val="ru-RU"/>
        </w:rPr>
      </w:pPr>
      <w:r w:rsidRPr="00BA02DC">
        <w:rPr>
          <w:sz w:val="28"/>
          <w:szCs w:val="28"/>
          <w:lang w:val="ru-RU"/>
        </w:rPr>
        <w:t>Створити систему, яка буде включати в себе елементи обліку, комунікації, контролю і звітності для ведення процесів виробництва і складу, що дозволить зменшити кількість помилок та підвищити ефективність взаємодії на всіх рівнях.</w:t>
      </w:r>
    </w:p>
    <w:p w14:paraId="66D8DE79" w14:textId="77777777" w:rsidR="00027871" w:rsidRPr="00BA02DC" w:rsidRDefault="00000000">
      <w:pPr>
        <w:numPr>
          <w:ilvl w:val="0"/>
          <w:numId w:val="4"/>
        </w:numPr>
        <w:jc w:val="both"/>
        <w:rPr>
          <w:color w:val="000000"/>
          <w:sz w:val="28"/>
          <w:szCs w:val="28"/>
          <w:lang w:val="ru-RU"/>
        </w:rPr>
      </w:pPr>
      <w:r w:rsidRPr="00BA02DC">
        <w:rPr>
          <w:sz w:val="28"/>
          <w:szCs w:val="28"/>
          <w:lang w:val="ru-RU"/>
        </w:rPr>
        <w:t>Мігрувати дані зі старих систем на нову.</w:t>
      </w:r>
    </w:p>
    <w:p w14:paraId="28DBAB8A" w14:textId="77777777" w:rsidR="00027871" w:rsidRPr="00BA02DC" w:rsidRDefault="00027871">
      <w:pPr>
        <w:jc w:val="both"/>
        <w:rPr>
          <w:sz w:val="28"/>
          <w:szCs w:val="28"/>
          <w:lang w:val="ru-RU"/>
        </w:rPr>
      </w:pPr>
    </w:p>
    <w:p w14:paraId="0E508FF9" w14:textId="77777777" w:rsidR="00027871" w:rsidRPr="00BA02DC" w:rsidRDefault="00000000">
      <w:pPr>
        <w:pStyle w:val="1"/>
        <w:jc w:val="both"/>
        <w:rPr>
          <w:lang w:val="ru-RU"/>
        </w:rPr>
      </w:pPr>
      <w:bookmarkStart w:id="20" w:name="_gbblrdqgbush" w:colFirst="0" w:colLast="0"/>
      <w:bookmarkEnd w:id="20"/>
      <w:r w:rsidRPr="00BA02DC">
        <w:rPr>
          <w:lang w:val="ru-RU"/>
        </w:rPr>
        <w:t>Короткий огляд системи</w:t>
      </w:r>
    </w:p>
    <w:p w14:paraId="43AFF7D5" w14:textId="77777777" w:rsidR="00027871" w:rsidRPr="00BA02DC" w:rsidRDefault="00027871">
      <w:pPr>
        <w:rPr>
          <w:lang w:val="ru-RU"/>
        </w:rPr>
      </w:pPr>
    </w:p>
    <w:p w14:paraId="50C37EF2" w14:textId="77777777" w:rsidR="00027871" w:rsidRPr="00BA02DC" w:rsidRDefault="00000000">
      <w:pPr>
        <w:rPr>
          <w:sz w:val="28"/>
          <w:szCs w:val="28"/>
          <w:lang w:val="ru-RU"/>
        </w:rPr>
      </w:pPr>
      <w:r w:rsidRPr="00BA02DC">
        <w:rPr>
          <w:sz w:val="28"/>
          <w:szCs w:val="28"/>
          <w:lang w:val="ru-RU"/>
        </w:rPr>
        <w:t>Система буде складатися з під-систем, або модулей, які мають бути пов’язані і синхронізовані між собою.</w:t>
      </w:r>
    </w:p>
    <w:p w14:paraId="76E9D836" w14:textId="77777777" w:rsidR="00027871" w:rsidRPr="00BA02DC" w:rsidRDefault="00027871">
      <w:pPr>
        <w:rPr>
          <w:sz w:val="28"/>
          <w:szCs w:val="28"/>
          <w:lang w:val="ru-RU"/>
        </w:rPr>
      </w:pPr>
    </w:p>
    <w:p w14:paraId="041888B5" w14:textId="77777777" w:rsidR="00027871" w:rsidRDefault="00000000">
      <w:pPr>
        <w:rPr>
          <w:sz w:val="28"/>
          <w:szCs w:val="28"/>
        </w:rPr>
      </w:pPr>
      <w:r>
        <w:rPr>
          <w:sz w:val="28"/>
          <w:szCs w:val="28"/>
        </w:rPr>
        <w:t>Основними модулями системи будуть:</w:t>
      </w:r>
    </w:p>
    <w:p w14:paraId="3C41293F" w14:textId="77777777" w:rsidR="00027871" w:rsidRPr="00BA02DC" w:rsidRDefault="00000000">
      <w:pPr>
        <w:numPr>
          <w:ilvl w:val="0"/>
          <w:numId w:val="35"/>
        </w:numPr>
        <w:rPr>
          <w:sz w:val="28"/>
          <w:szCs w:val="28"/>
          <w:lang w:val="ru-RU"/>
        </w:rPr>
      </w:pPr>
      <w:r w:rsidRPr="00BA02DC">
        <w:rPr>
          <w:sz w:val="28"/>
          <w:szCs w:val="28"/>
          <w:lang w:val="ru-RU"/>
        </w:rPr>
        <w:t xml:space="preserve">Комерційне Замовлення (операційне планування та стратегія); </w:t>
      </w:r>
    </w:p>
    <w:p w14:paraId="2AD83725" w14:textId="77777777" w:rsidR="00027871" w:rsidRDefault="00000000">
      <w:pPr>
        <w:numPr>
          <w:ilvl w:val="0"/>
          <w:numId w:val="35"/>
        </w:numPr>
        <w:rPr>
          <w:sz w:val="28"/>
          <w:szCs w:val="28"/>
        </w:rPr>
      </w:pPr>
      <w:r>
        <w:rPr>
          <w:sz w:val="28"/>
          <w:szCs w:val="28"/>
        </w:rPr>
        <w:t xml:space="preserve">Комерційна Пропозиція;  </w:t>
      </w:r>
    </w:p>
    <w:p w14:paraId="43C85770" w14:textId="77777777" w:rsidR="00027871" w:rsidRDefault="00000000">
      <w:pPr>
        <w:numPr>
          <w:ilvl w:val="0"/>
          <w:numId w:val="35"/>
        </w:numPr>
        <w:rPr>
          <w:sz w:val="28"/>
          <w:szCs w:val="28"/>
        </w:rPr>
      </w:pPr>
      <w:r>
        <w:rPr>
          <w:sz w:val="28"/>
          <w:szCs w:val="28"/>
        </w:rPr>
        <w:t xml:space="preserve">Актуальний Договір;  </w:t>
      </w:r>
    </w:p>
    <w:p w14:paraId="77CF4B16" w14:textId="77777777" w:rsidR="00027871" w:rsidRDefault="00000000">
      <w:pPr>
        <w:numPr>
          <w:ilvl w:val="0"/>
          <w:numId w:val="35"/>
        </w:numPr>
        <w:rPr>
          <w:sz w:val="28"/>
          <w:szCs w:val="28"/>
        </w:rPr>
      </w:pPr>
      <w:r>
        <w:rPr>
          <w:sz w:val="28"/>
          <w:szCs w:val="28"/>
        </w:rPr>
        <w:t xml:space="preserve">Склад;  </w:t>
      </w:r>
    </w:p>
    <w:p w14:paraId="66807E4E" w14:textId="77777777" w:rsidR="00027871" w:rsidRDefault="00000000">
      <w:pPr>
        <w:numPr>
          <w:ilvl w:val="0"/>
          <w:numId w:val="35"/>
        </w:numPr>
        <w:rPr>
          <w:sz w:val="28"/>
          <w:szCs w:val="28"/>
        </w:rPr>
      </w:pPr>
      <w:r>
        <w:rPr>
          <w:sz w:val="28"/>
          <w:szCs w:val="28"/>
        </w:rPr>
        <w:t xml:space="preserve">Закупівлі; </w:t>
      </w:r>
    </w:p>
    <w:p w14:paraId="6A7A6527" w14:textId="77777777" w:rsidR="00027871" w:rsidRDefault="00000000">
      <w:pPr>
        <w:numPr>
          <w:ilvl w:val="0"/>
          <w:numId w:val="35"/>
        </w:numPr>
        <w:rPr>
          <w:sz w:val="28"/>
          <w:szCs w:val="28"/>
        </w:rPr>
      </w:pPr>
      <w:r>
        <w:rPr>
          <w:sz w:val="28"/>
          <w:szCs w:val="28"/>
        </w:rPr>
        <w:t>Модуль комунікації;</w:t>
      </w:r>
    </w:p>
    <w:p w14:paraId="74877BCE" w14:textId="77777777" w:rsidR="00027871" w:rsidRDefault="00000000">
      <w:pPr>
        <w:numPr>
          <w:ilvl w:val="0"/>
          <w:numId w:val="35"/>
        </w:numPr>
        <w:rPr>
          <w:sz w:val="28"/>
          <w:szCs w:val="28"/>
        </w:rPr>
      </w:pPr>
      <w:r>
        <w:rPr>
          <w:sz w:val="28"/>
          <w:szCs w:val="28"/>
        </w:rPr>
        <w:t xml:space="preserve">Створення Запитів; </w:t>
      </w:r>
    </w:p>
    <w:p w14:paraId="0CA58A98" w14:textId="77777777" w:rsidR="00027871" w:rsidRPr="00BA02DC" w:rsidRDefault="00000000">
      <w:pPr>
        <w:numPr>
          <w:ilvl w:val="0"/>
          <w:numId w:val="35"/>
        </w:numPr>
        <w:rPr>
          <w:sz w:val="28"/>
          <w:szCs w:val="28"/>
          <w:lang w:val="ru-RU"/>
        </w:rPr>
      </w:pPr>
      <w:r w:rsidRPr="00BA02DC">
        <w:rPr>
          <w:sz w:val="28"/>
          <w:szCs w:val="28"/>
          <w:lang w:val="ru-RU"/>
        </w:rPr>
        <w:t>Створення Задач і Чек-лістів.</w:t>
      </w:r>
    </w:p>
    <w:p w14:paraId="45C2AD54" w14:textId="77777777" w:rsidR="00027871" w:rsidRPr="00BA02DC" w:rsidRDefault="00027871">
      <w:pPr>
        <w:rPr>
          <w:sz w:val="28"/>
          <w:szCs w:val="28"/>
          <w:lang w:val="ru-RU"/>
        </w:rPr>
      </w:pPr>
    </w:p>
    <w:p w14:paraId="58804DA0" w14:textId="77777777" w:rsidR="00027871" w:rsidRDefault="00000000">
      <w:pPr>
        <w:rPr>
          <w:sz w:val="28"/>
          <w:szCs w:val="28"/>
        </w:rPr>
      </w:pPr>
      <w:r w:rsidRPr="00BA02DC">
        <w:rPr>
          <w:sz w:val="28"/>
          <w:szCs w:val="28"/>
          <w:lang w:val="ru-RU"/>
        </w:rPr>
        <w:t xml:space="preserve">Система має бути інтегрована з зовнішньою бухгалтерською обліковою системою </w:t>
      </w:r>
      <w:r>
        <w:rPr>
          <w:sz w:val="28"/>
          <w:szCs w:val="28"/>
        </w:rPr>
        <w:t xml:space="preserve">(має мати можливість імпорту і експорту файлів з цієї системи). </w:t>
      </w:r>
    </w:p>
    <w:p w14:paraId="4D2ED25C" w14:textId="77777777" w:rsidR="00027871" w:rsidRDefault="00027871">
      <w:pPr>
        <w:rPr>
          <w:sz w:val="28"/>
          <w:szCs w:val="28"/>
        </w:rPr>
      </w:pPr>
    </w:p>
    <w:p w14:paraId="1848E818" w14:textId="77777777" w:rsidR="00027871" w:rsidRPr="00BA02DC" w:rsidRDefault="00000000">
      <w:pPr>
        <w:rPr>
          <w:sz w:val="28"/>
          <w:szCs w:val="28"/>
          <w:lang w:val="ru-RU"/>
        </w:rPr>
      </w:pPr>
      <w:r w:rsidRPr="00BA02DC">
        <w:rPr>
          <w:sz w:val="28"/>
          <w:szCs w:val="28"/>
          <w:lang w:val="ru-RU"/>
        </w:rPr>
        <w:t xml:space="preserve">Всі модулі системи мають дозволяти дії з документами і комунікацію між учасниками. </w:t>
      </w:r>
    </w:p>
    <w:p w14:paraId="3FFC9DEF" w14:textId="77777777" w:rsidR="00027871" w:rsidRPr="00BA02DC" w:rsidRDefault="00027871">
      <w:pPr>
        <w:rPr>
          <w:lang w:val="ru-RU"/>
        </w:rPr>
      </w:pPr>
    </w:p>
    <w:p w14:paraId="5943C306" w14:textId="77777777" w:rsidR="00027871" w:rsidRPr="00BA02DC" w:rsidRDefault="00027871">
      <w:pPr>
        <w:rPr>
          <w:sz w:val="28"/>
          <w:szCs w:val="28"/>
          <w:lang w:val="ru-RU"/>
        </w:rPr>
      </w:pPr>
    </w:p>
    <w:p w14:paraId="179D97EC" w14:textId="77777777" w:rsidR="00027871" w:rsidRPr="00BA02DC" w:rsidRDefault="00027871">
      <w:pPr>
        <w:jc w:val="both"/>
        <w:rPr>
          <w:sz w:val="28"/>
          <w:szCs w:val="28"/>
          <w:lang w:val="ru-RU"/>
        </w:rPr>
      </w:pPr>
    </w:p>
    <w:p w14:paraId="13D9EAF0" w14:textId="77777777" w:rsidR="00027871" w:rsidRPr="00BA02DC" w:rsidRDefault="00027871">
      <w:pPr>
        <w:jc w:val="both"/>
        <w:rPr>
          <w:b/>
          <w:sz w:val="28"/>
          <w:szCs w:val="28"/>
          <w:lang w:val="ru-RU"/>
        </w:rPr>
      </w:pPr>
    </w:p>
    <w:p w14:paraId="2A16C77D" w14:textId="77777777" w:rsidR="00027871" w:rsidRDefault="00000000">
      <w:pPr>
        <w:pStyle w:val="1"/>
        <w:jc w:val="both"/>
      </w:pPr>
      <w:bookmarkStart w:id="21" w:name="_g7a09f3wkwo0" w:colFirst="0" w:colLast="0"/>
      <w:bookmarkEnd w:id="21"/>
      <w:r>
        <w:t>Модулі майбутньої системи</w:t>
      </w:r>
    </w:p>
    <w:p w14:paraId="46EFD922" w14:textId="77777777" w:rsidR="00027871" w:rsidRDefault="00027871">
      <w:pPr>
        <w:jc w:val="both"/>
        <w:rPr>
          <w:b/>
          <w:sz w:val="28"/>
          <w:szCs w:val="28"/>
        </w:rPr>
      </w:pPr>
    </w:p>
    <w:p w14:paraId="7A69B534" w14:textId="77777777" w:rsidR="00027871" w:rsidRPr="00BA02DC" w:rsidRDefault="00000000">
      <w:pPr>
        <w:numPr>
          <w:ilvl w:val="0"/>
          <w:numId w:val="30"/>
        </w:numPr>
        <w:jc w:val="both"/>
        <w:rPr>
          <w:sz w:val="28"/>
          <w:szCs w:val="28"/>
          <w:lang w:val="ru-RU"/>
        </w:rPr>
      </w:pPr>
      <w:r w:rsidRPr="00BA02DC">
        <w:rPr>
          <w:sz w:val="28"/>
          <w:szCs w:val="28"/>
          <w:lang w:val="ru-RU"/>
        </w:rPr>
        <w:t>Конектор до СмартТендера (опційно). Планується, що в перших версіях системи вся інформація по тендерах чи замовленнях буде вноситись користувачами вручну, тобто інтеграції на рівні систем не буде.</w:t>
      </w:r>
    </w:p>
    <w:p w14:paraId="44599383" w14:textId="77777777" w:rsidR="00027871" w:rsidRDefault="00000000">
      <w:pPr>
        <w:numPr>
          <w:ilvl w:val="0"/>
          <w:numId w:val="30"/>
        </w:numPr>
        <w:jc w:val="both"/>
        <w:rPr>
          <w:sz w:val="28"/>
          <w:szCs w:val="28"/>
        </w:rPr>
      </w:pPr>
      <w:r w:rsidRPr="00BA02DC">
        <w:rPr>
          <w:sz w:val="28"/>
          <w:szCs w:val="28"/>
          <w:lang w:val="ru-RU"/>
        </w:rPr>
        <w:t xml:space="preserve">Конектор до </w:t>
      </w:r>
      <w:r>
        <w:rPr>
          <w:sz w:val="28"/>
          <w:szCs w:val="28"/>
        </w:rPr>
        <w:t>BAS</w:t>
      </w:r>
      <w:r w:rsidRPr="00BA02DC">
        <w:rPr>
          <w:sz w:val="28"/>
          <w:szCs w:val="28"/>
          <w:lang w:val="ru-RU"/>
        </w:rPr>
        <w:t xml:space="preserve">-бухгалтерії. Конектор мав би забезпечити обмін даними щодо замовлення чи проекту та між даними по платежах. Як альтернатива до інтеграції з бас-бухгалтерія, може бути надання доступу бухгалтерам до платформи, щоб бачити необхідні дані, задачі та вказувати статуси виконання цих задач. </w:t>
      </w:r>
      <w:r>
        <w:rPr>
          <w:sz w:val="28"/>
          <w:szCs w:val="28"/>
        </w:rPr>
        <w:t xml:space="preserve">Розділ </w:t>
      </w:r>
      <w:hyperlink w:anchor="_yuwhv4txj8j3">
        <w:r>
          <w:rPr>
            <w:color w:val="1155CC"/>
            <w:sz w:val="28"/>
            <w:szCs w:val="28"/>
            <w:u w:val="single"/>
          </w:rPr>
          <w:t>Бухгалтерія</w:t>
        </w:r>
      </w:hyperlink>
    </w:p>
    <w:p w14:paraId="3B7CD9BD" w14:textId="77777777" w:rsidR="00027871" w:rsidRDefault="00000000">
      <w:pPr>
        <w:numPr>
          <w:ilvl w:val="0"/>
          <w:numId w:val="30"/>
        </w:numPr>
        <w:jc w:val="both"/>
        <w:rPr>
          <w:sz w:val="28"/>
          <w:szCs w:val="28"/>
        </w:rPr>
      </w:pPr>
      <w:r w:rsidRPr="00BA02DC">
        <w:rPr>
          <w:sz w:val="28"/>
          <w:szCs w:val="28"/>
          <w:lang w:val="ru-RU"/>
        </w:rPr>
        <w:lastRenderedPageBreak/>
        <w:t xml:space="preserve">Система менеджменту задач. На кожному етапі виробництва в система має бути змога створити певне завдання та додати користувача, котрий відповідальний за це завдання. </w:t>
      </w:r>
      <w:r>
        <w:rPr>
          <w:sz w:val="28"/>
          <w:szCs w:val="28"/>
        </w:rPr>
        <w:t xml:space="preserve">Розділ </w:t>
      </w:r>
      <w:hyperlink w:anchor="_oylogfx6gfez">
        <w:r>
          <w:rPr>
            <w:color w:val="1155CC"/>
            <w:sz w:val="28"/>
            <w:szCs w:val="28"/>
            <w:u w:val="single"/>
          </w:rPr>
          <w:t>Завдання</w:t>
        </w:r>
      </w:hyperlink>
    </w:p>
    <w:p w14:paraId="3FB9F6A3" w14:textId="77777777" w:rsidR="00027871" w:rsidRPr="00BA02DC" w:rsidRDefault="00000000">
      <w:pPr>
        <w:numPr>
          <w:ilvl w:val="0"/>
          <w:numId w:val="30"/>
        </w:numPr>
        <w:jc w:val="both"/>
        <w:rPr>
          <w:sz w:val="28"/>
          <w:szCs w:val="28"/>
          <w:lang w:val="ru-RU"/>
        </w:rPr>
      </w:pPr>
      <w:r w:rsidRPr="00BA02DC">
        <w:rPr>
          <w:sz w:val="28"/>
          <w:szCs w:val="28"/>
          <w:lang w:val="ru-RU"/>
        </w:rPr>
        <w:t xml:space="preserve">Управління замовленнями. Окремим у системі має бути модуль Замовлень, де буде зберігатись уся необхідна документація по замовлення/тендерах та процесу їх опрацювання. Розділ </w:t>
      </w:r>
      <w:hyperlink w:anchor="_dia34o2t8kgi">
        <w:r w:rsidRPr="00BA02DC">
          <w:rPr>
            <w:color w:val="1155CC"/>
            <w:sz w:val="28"/>
            <w:szCs w:val="28"/>
            <w:u w:val="single"/>
            <w:lang w:val="ru-RU"/>
          </w:rPr>
          <w:t>Замовлення (тендерні замовлення)</w:t>
        </w:r>
      </w:hyperlink>
    </w:p>
    <w:p w14:paraId="5C378FEC" w14:textId="77777777" w:rsidR="00027871" w:rsidRDefault="00000000">
      <w:pPr>
        <w:numPr>
          <w:ilvl w:val="0"/>
          <w:numId w:val="30"/>
        </w:numPr>
        <w:jc w:val="both"/>
        <w:rPr>
          <w:sz w:val="28"/>
          <w:szCs w:val="28"/>
        </w:rPr>
      </w:pPr>
      <w:r w:rsidRPr="00BA02DC">
        <w:rPr>
          <w:sz w:val="28"/>
          <w:szCs w:val="28"/>
          <w:lang w:val="ru-RU"/>
        </w:rPr>
        <w:t xml:space="preserve">Модуль калькуляцій. Це модуль котрий має містити формули та дані, що необхідні для проведення розрахунків для виробів. Важливо: калькуляція в даному випадку - це файл/документ який містить розрахунки матеріалів для певного виробу і масштабування на партію виробів (приклад файл КЛП Ника 50000шт). </w:t>
      </w:r>
      <w:r>
        <w:rPr>
          <w:sz w:val="28"/>
          <w:szCs w:val="28"/>
        </w:rPr>
        <w:t xml:space="preserve">Розділ </w:t>
      </w:r>
      <w:hyperlink w:anchor="_w7cww74snuhn">
        <w:r>
          <w:rPr>
            <w:color w:val="1155CC"/>
            <w:sz w:val="28"/>
            <w:szCs w:val="28"/>
            <w:u w:val="single"/>
          </w:rPr>
          <w:t>Калькуляції</w:t>
        </w:r>
      </w:hyperlink>
    </w:p>
    <w:p w14:paraId="5A99403A" w14:textId="77777777" w:rsidR="00027871" w:rsidRDefault="00000000">
      <w:pPr>
        <w:numPr>
          <w:ilvl w:val="0"/>
          <w:numId w:val="30"/>
        </w:numPr>
        <w:jc w:val="both"/>
        <w:rPr>
          <w:sz w:val="28"/>
          <w:szCs w:val="28"/>
        </w:rPr>
      </w:pPr>
      <w:r w:rsidRPr="00BA02DC">
        <w:rPr>
          <w:sz w:val="28"/>
          <w:szCs w:val="28"/>
          <w:lang w:val="ru-RU"/>
        </w:rPr>
        <w:t xml:space="preserve">Управління проектами. Це модуль, який містить дані про всі проекти виробництва та їхній прогрес. </w:t>
      </w:r>
      <w:r>
        <w:rPr>
          <w:sz w:val="28"/>
          <w:szCs w:val="28"/>
        </w:rPr>
        <w:t>Розділ Актуальний Договір.</w:t>
      </w:r>
    </w:p>
    <w:p w14:paraId="4441D5B3" w14:textId="77777777" w:rsidR="00027871" w:rsidRPr="00BA02DC" w:rsidRDefault="00000000">
      <w:pPr>
        <w:numPr>
          <w:ilvl w:val="0"/>
          <w:numId w:val="30"/>
        </w:numPr>
        <w:jc w:val="both"/>
        <w:rPr>
          <w:sz w:val="28"/>
          <w:szCs w:val="28"/>
          <w:lang w:val="ru-RU"/>
        </w:rPr>
      </w:pPr>
      <w:r w:rsidRPr="00BA02DC">
        <w:rPr>
          <w:sz w:val="28"/>
          <w:szCs w:val="28"/>
          <w:lang w:val="ru-RU"/>
        </w:rPr>
        <w:t xml:space="preserve">Управління складами та облік. Розділ </w:t>
      </w:r>
      <w:hyperlink w:anchor="_sdz8wa6qaen0">
        <w:r w:rsidRPr="00BA02DC">
          <w:rPr>
            <w:color w:val="1155CC"/>
            <w:sz w:val="28"/>
            <w:szCs w:val="28"/>
            <w:u w:val="single"/>
            <w:lang w:val="ru-RU"/>
          </w:rPr>
          <w:t>Склад і закупівлі</w:t>
        </w:r>
      </w:hyperlink>
    </w:p>
    <w:p w14:paraId="2CB00BB2" w14:textId="77777777" w:rsidR="00027871" w:rsidRPr="00BA02DC" w:rsidRDefault="00000000">
      <w:pPr>
        <w:numPr>
          <w:ilvl w:val="0"/>
          <w:numId w:val="30"/>
        </w:numPr>
        <w:jc w:val="both"/>
        <w:rPr>
          <w:sz w:val="28"/>
          <w:szCs w:val="28"/>
          <w:lang w:val="ru-RU"/>
        </w:rPr>
      </w:pPr>
      <w:r w:rsidRPr="00BA02DC">
        <w:rPr>
          <w:sz w:val="28"/>
          <w:szCs w:val="28"/>
          <w:lang w:val="ru-RU"/>
        </w:rPr>
        <w:t xml:space="preserve">Управління закупівлями та облік. Розділ </w:t>
      </w:r>
      <w:hyperlink w:anchor="_4nr41z6z3ggx">
        <w:r w:rsidRPr="00BA02DC">
          <w:rPr>
            <w:color w:val="1155CC"/>
            <w:sz w:val="28"/>
            <w:szCs w:val="28"/>
            <w:u w:val="single"/>
            <w:lang w:val="ru-RU"/>
          </w:rPr>
          <w:t>Закупівлі</w:t>
        </w:r>
      </w:hyperlink>
    </w:p>
    <w:p w14:paraId="78BD7311" w14:textId="77777777" w:rsidR="00027871" w:rsidRDefault="00000000">
      <w:pPr>
        <w:numPr>
          <w:ilvl w:val="0"/>
          <w:numId w:val="30"/>
        </w:numPr>
        <w:jc w:val="both"/>
        <w:rPr>
          <w:sz w:val="28"/>
          <w:szCs w:val="28"/>
        </w:rPr>
      </w:pPr>
      <w:r w:rsidRPr="00BA02DC">
        <w:rPr>
          <w:sz w:val="28"/>
          <w:szCs w:val="28"/>
          <w:lang w:val="ru-RU"/>
        </w:rPr>
        <w:t xml:space="preserve">Комунікативний модуль. Це модуль, який передбачає забезпечення прямої комунікації між користувачами системи та з тими хто задіяний поза системою </w:t>
      </w:r>
      <w:r>
        <w:rPr>
          <w:sz w:val="28"/>
          <w:szCs w:val="28"/>
        </w:rPr>
        <w:t xml:space="preserve">(через електронне листування). Розлід </w:t>
      </w:r>
      <w:hyperlink w:anchor="_yv02ssz4fi1">
        <w:r>
          <w:rPr>
            <w:color w:val="1155CC"/>
            <w:sz w:val="28"/>
            <w:szCs w:val="28"/>
            <w:u w:val="single"/>
          </w:rPr>
          <w:t>Комунікативний модуль</w:t>
        </w:r>
      </w:hyperlink>
    </w:p>
    <w:p w14:paraId="16F4575A" w14:textId="77777777" w:rsidR="00027871" w:rsidRDefault="00000000">
      <w:pPr>
        <w:numPr>
          <w:ilvl w:val="0"/>
          <w:numId w:val="30"/>
        </w:numPr>
        <w:jc w:val="both"/>
        <w:rPr>
          <w:sz w:val="28"/>
          <w:szCs w:val="28"/>
        </w:rPr>
      </w:pPr>
      <w:r>
        <w:rPr>
          <w:sz w:val="28"/>
          <w:szCs w:val="28"/>
        </w:rPr>
        <w:t xml:space="preserve">Сповіщення і нотифікації/нагадування. Розділ </w:t>
      </w:r>
      <w:hyperlink w:anchor="_jhpc3hgten7f">
        <w:r>
          <w:rPr>
            <w:color w:val="1155CC"/>
            <w:sz w:val="28"/>
            <w:szCs w:val="28"/>
            <w:u w:val="single"/>
          </w:rPr>
          <w:t>Сповіщення та нагадування</w:t>
        </w:r>
      </w:hyperlink>
    </w:p>
    <w:p w14:paraId="36C7DB0F" w14:textId="77777777" w:rsidR="00027871" w:rsidRDefault="00000000">
      <w:pPr>
        <w:numPr>
          <w:ilvl w:val="0"/>
          <w:numId w:val="30"/>
        </w:numPr>
        <w:jc w:val="both"/>
        <w:rPr>
          <w:sz w:val="28"/>
          <w:szCs w:val="28"/>
        </w:rPr>
      </w:pPr>
      <w:hyperlink w:anchor="_sozl0l9ogux">
        <w:r>
          <w:rPr>
            <w:color w:val="1155CC"/>
            <w:sz w:val="28"/>
            <w:szCs w:val="28"/>
            <w:u w:val="single"/>
          </w:rPr>
          <w:t>Чек-лісти</w:t>
        </w:r>
      </w:hyperlink>
      <w:r>
        <w:rPr>
          <w:sz w:val="28"/>
          <w:szCs w:val="28"/>
        </w:rPr>
        <w:t xml:space="preserve"> Модуль, який дозволяє створення списків задач і відмічання у ньому потенційних виконавців певної задачі, а також дає можливість позначити задачу як виконану/завершену.</w:t>
      </w:r>
    </w:p>
    <w:p w14:paraId="2C2B8D3E" w14:textId="77777777" w:rsidR="00027871" w:rsidRDefault="00027871">
      <w:pPr>
        <w:spacing w:line="240" w:lineRule="auto"/>
        <w:jc w:val="both"/>
        <w:rPr>
          <w:sz w:val="28"/>
          <w:szCs w:val="28"/>
        </w:rPr>
      </w:pPr>
    </w:p>
    <w:p w14:paraId="1DD63F3E" w14:textId="77777777" w:rsidR="00027871" w:rsidRDefault="00027871">
      <w:pPr>
        <w:jc w:val="both"/>
        <w:rPr>
          <w:sz w:val="28"/>
          <w:szCs w:val="28"/>
        </w:rPr>
      </w:pPr>
    </w:p>
    <w:p w14:paraId="3F44FE72" w14:textId="77777777" w:rsidR="00027871" w:rsidRPr="00BA02DC" w:rsidRDefault="00000000">
      <w:pPr>
        <w:pStyle w:val="1"/>
        <w:jc w:val="both"/>
        <w:rPr>
          <w:lang w:val="ru-RU"/>
        </w:rPr>
      </w:pPr>
      <w:bookmarkStart w:id="22" w:name="_18y64u203v6a" w:colFirst="0" w:colLast="0"/>
      <w:bookmarkEnd w:id="22"/>
      <w:r w:rsidRPr="00BA02DC">
        <w:rPr>
          <w:lang w:val="ru-RU"/>
        </w:rPr>
        <w:lastRenderedPageBreak/>
        <w:t>Функціональні вимоги до програмного забезпечення</w:t>
      </w:r>
    </w:p>
    <w:p w14:paraId="54E23BD9" w14:textId="77777777" w:rsidR="00027871" w:rsidRPr="00BA02DC" w:rsidRDefault="00000000">
      <w:pPr>
        <w:pStyle w:val="2"/>
        <w:jc w:val="both"/>
        <w:rPr>
          <w:lang w:val="ru-RU"/>
        </w:rPr>
      </w:pPr>
      <w:bookmarkStart w:id="23" w:name="_ypad45fotelc" w:colFirst="0" w:colLast="0"/>
      <w:bookmarkEnd w:id="23"/>
      <w:r w:rsidRPr="00BA02DC">
        <w:rPr>
          <w:lang w:val="ru-RU"/>
        </w:rPr>
        <w:t>Словник</w:t>
      </w:r>
    </w:p>
    <w:p w14:paraId="061EC4E9" w14:textId="77777777" w:rsidR="00027871" w:rsidRPr="00BA02DC" w:rsidRDefault="00027871">
      <w:pPr>
        <w:jc w:val="both"/>
        <w:rPr>
          <w:lang w:val="ru-RU"/>
        </w:rPr>
      </w:pPr>
    </w:p>
    <w:tbl>
      <w:tblPr>
        <w:tblStyle w:val="a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0"/>
        <w:gridCol w:w="7170"/>
      </w:tblGrid>
      <w:tr w:rsidR="00027871" w14:paraId="1858F83D" w14:textId="77777777">
        <w:tc>
          <w:tcPr>
            <w:tcW w:w="2190" w:type="dxa"/>
            <w:shd w:val="clear" w:color="auto" w:fill="CFE2F3"/>
            <w:tcMar>
              <w:top w:w="100" w:type="dxa"/>
              <w:left w:w="100" w:type="dxa"/>
              <w:bottom w:w="100" w:type="dxa"/>
              <w:right w:w="100" w:type="dxa"/>
            </w:tcMar>
          </w:tcPr>
          <w:p w14:paraId="6574C049" w14:textId="77777777" w:rsidR="00027871" w:rsidRDefault="00000000">
            <w:pPr>
              <w:widowControl w:val="0"/>
              <w:pBdr>
                <w:top w:val="nil"/>
                <w:left w:val="nil"/>
                <w:bottom w:val="nil"/>
                <w:right w:val="nil"/>
                <w:between w:val="nil"/>
              </w:pBdr>
              <w:spacing w:line="240" w:lineRule="auto"/>
              <w:jc w:val="both"/>
              <w:rPr>
                <w:sz w:val="28"/>
                <w:szCs w:val="28"/>
              </w:rPr>
            </w:pPr>
            <w:r>
              <w:rPr>
                <w:sz w:val="28"/>
                <w:szCs w:val="28"/>
              </w:rPr>
              <w:t>Термін</w:t>
            </w:r>
          </w:p>
        </w:tc>
        <w:tc>
          <w:tcPr>
            <w:tcW w:w="7170" w:type="dxa"/>
            <w:shd w:val="clear" w:color="auto" w:fill="CFE2F3"/>
            <w:tcMar>
              <w:top w:w="100" w:type="dxa"/>
              <w:left w:w="100" w:type="dxa"/>
              <w:bottom w:w="100" w:type="dxa"/>
              <w:right w:w="100" w:type="dxa"/>
            </w:tcMar>
          </w:tcPr>
          <w:p w14:paraId="4B019FB6" w14:textId="77777777" w:rsidR="00027871" w:rsidRDefault="00000000">
            <w:pPr>
              <w:widowControl w:val="0"/>
              <w:pBdr>
                <w:top w:val="nil"/>
                <w:left w:val="nil"/>
                <w:bottom w:val="nil"/>
                <w:right w:val="nil"/>
                <w:between w:val="nil"/>
              </w:pBdr>
              <w:spacing w:line="240" w:lineRule="auto"/>
              <w:jc w:val="both"/>
              <w:rPr>
                <w:sz w:val="28"/>
                <w:szCs w:val="28"/>
              </w:rPr>
            </w:pPr>
            <w:r>
              <w:rPr>
                <w:sz w:val="28"/>
                <w:szCs w:val="28"/>
              </w:rPr>
              <w:t>Визначення</w:t>
            </w:r>
          </w:p>
        </w:tc>
      </w:tr>
      <w:tr w:rsidR="00027871" w:rsidRPr="00BA02DC" w14:paraId="6FC51882" w14:textId="77777777">
        <w:tc>
          <w:tcPr>
            <w:tcW w:w="2190" w:type="dxa"/>
            <w:tcMar>
              <w:top w:w="100" w:type="dxa"/>
              <w:left w:w="100" w:type="dxa"/>
              <w:bottom w:w="100" w:type="dxa"/>
              <w:right w:w="100" w:type="dxa"/>
            </w:tcMar>
          </w:tcPr>
          <w:p w14:paraId="2837FDF3" w14:textId="77777777" w:rsidR="00027871" w:rsidRPr="00BA02DC" w:rsidRDefault="00000000">
            <w:pPr>
              <w:widowControl w:val="0"/>
              <w:pBdr>
                <w:top w:val="nil"/>
                <w:left w:val="nil"/>
                <w:bottom w:val="nil"/>
                <w:right w:val="nil"/>
                <w:between w:val="nil"/>
              </w:pBdr>
              <w:spacing w:line="240" w:lineRule="auto"/>
              <w:jc w:val="both"/>
              <w:rPr>
                <w:ins w:id="24" w:author="Рената Сидоренко" w:date="2024-01-26T11:45:00Z"/>
                <w:sz w:val="28"/>
                <w:szCs w:val="28"/>
                <w:lang w:val="ru-RU"/>
              </w:rPr>
            </w:pPr>
            <w:r w:rsidRPr="00BA02DC">
              <w:rPr>
                <w:sz w:val="28"/>
                <w:szCs w:val="28"/>
                <w:lang w:val="ru-RU"/>
              </w:rPr>
              <w:t>Комерційне Замовлення</w:t>
            </w:r>
          </w:p>
          <w:p w14:paraId="07161930" w14:textId="77777777" w:rsidR="00027871" w:rsidRPr="00BA02DC" w:rsidRDefault="00000000" w:rsidP="00027871">
            <w:pPr>
              <w:rPr>
                <w:color w:val="000000"/>
                <w:lang w:val="ru-RU"/>
                <w:rPrChange w:id="25" w:author="Рената Сидоренко" w:date="2024-01-26T11:45:00Z">
                  <w:rPr>
                    <w:sz w:val="28"/>
                    <w:szCs w:val="28"/>
                  </w:rPr>
                </w:rPrChange>
              </w:rPr>
              <w:pPrChange w:id="26" w:author="Рената Сидоренко" w:date="2024-01-26T11:45:00Z">
                <w:pPr>
                  <w:widowControl w:val="0"/>
                  <w:pBdr>
                    <w:top w:val="nil"/>
                    <w:left w:val="nil"/>
                    <w:bottom w:val="nil"/>
                    <w:right w:val="nil"/>
                    <w:between w:val="nil"/>
                  </w:pBdr>
                  <w:spacing w:line="240" w:lineRule="auto"/>
                  <w:jc w:val="both"/>
                </w:pPr>
              </w:pPrChange>
            </w:pPr>
            <w:ins w:id="27" w:author="Рената Сидоренко" w:date="2024-01-26T11:45:00Z">
              <w:r w:rsidRPr="00BA02DC">
                <w:rPr>
                  <w:sz w:val="28"/>
                  <w:szCs w:val="28"/>
                  <w:lang w:val="ru-RU"/>
                </w:rPr>
                <w:t>(операційне планування та стратегія)</w:t>
              </w:r>
            </w:ins>
          </w:p>
        </w:tc>
        <w:tc>
          <w:tcPr>
            <w:tcW w:w="7170" w:type="dxa"/>
            <w:tcMar>
              <w:top w:w="100" w:type="dxa"/>
              <w:left w:w="100" w:type="dxa"/>
              <w:bottom w:w="100" w:type="dxa"/>
              <w:right w:w="100" w:type="dxa"/>
            </w:tcMar>
          </w:tcPr>
          <w:p w14:paraId="75D10BF8" w14:textId="77777777" w:rsidR="00027871" w:rsidRPr="00BA02DC" w:rsidRDefault="00000000">
            <w:pPr>
              <w:widowControl w:val="0"/>
              <w:pBdr>
                <w:top w:val="nil"/>
                <w:left w:val="nil"/>
                <w:bottom w:val="nil"/>
                <w:right w:val="nil"/>
                <w:between w:val="nil"/>
              </w:pBdr>
              <w:spacing w:line="240" w:lineRule="auto"/>
              <w:jc w:val="both"/>
              <w:rPr>
                <w:sz w:val="28"/>
                <w:szCs w:val="28"/>
                <w:lang w:val="ru-RU"/>
              </w:rPr>
            </w:pPr>
            <w:r w:rsidRPr="00BA02DC">
              <w:rPr>
                <w:sz w:val="28"/>
                <w:szCs w:val="28"/>
                <w:lang w:val="ru-RU"/>
              </w:rPr>
              <w:t>Будь-яке комерційне замовлення, в тому числі тендер, від етапу знаходження клієнта (замовника), прийняття рішення щодо участі у торгах, власне участь і відшив пробного зразка для цього замовлення.</w:t>
            </w:r>
          </w:p>
        </w:tc>
      </w:tr>
      <w:tr w:rsidR="00027871" w:rsidRPr="00BA02DC" w14:paraId="32718681" w14:textId="77777777">
        <w:tc>
          <w:tcPr>
            <w:tcW w:w="2190" w:type="dxa"/>
            <w:tcMar>
              <w:top w:w="100" w:type="dxa"/>
              <w:left w:w="100" w:type="dxa"/>
              <w:bottom w:w="100" w:type="dxa"/>
              <w:right w:w="100" w:type="dxa"/>
            </w:tcMar>
          </w:tcPr>
          <w:p w14:paraId="774A3752" w14:textId="77777777" w:rsidR="00027871" w:rsidRDefault="00000000">
            <w:pPr>
              <w:widowControl w:val="0"/>
              <w:pBdr>
                <w:top w:val="nil"/>
                <w:left w:val="nil"/>
                <w:bottom w:val="nil"/>
                <w:right w:val="nil"/>
                <w:between w:val="nil"/>
              </w:pBdr>
              <w:spacing w:line="240" w:lineRule="auto"/>
              <w:jc w:val="both"/>
              <w:rPr>
                <w:sz w:val="28"/>
                <w:szCs w:val="28"/>
              </w:rPr>
            </w:pPr>
            <w:r>
              <w:rPr>
                <w:sz w:val="28"/>
                <w:szCs w:val="28"/>
              </w:rPr>
              <w:t>Комерційна Пропозиція</w:t>
            </w:r>
          </w:p>
        </w:tc>
        <w:tc>
          <w:tcPr>
            <w:tcW w:w="7170" w:type="dxa"/>
            <w:tcMar>
              <w:top w:w="100" w:type="dxa"/>
              <w:left w:w="100" w:type="dxa"/>
              <w:bottom w:w="100" w:type="dxa"/>
              <w:right w:w="100" w:type="dxa"/>
            </w:tcMar>
          </w:tcPr>
          <w:p w14:paraId="75394DFB" w14:textId="77777777" w:rsidR="00027871" w:rsidRPr="00BA02DC" w:rsidRDefault="00000000">
            <w:pPr>
              <w:widowControl w:val="0"/>
              <w:pBdr>
                <w:top w:val="nil"/>
                <w:left w:val="nil"/>
                <w:bottom w:val="nil"/>
                <w:right w:val="nil"/>
                <w:between w:val="nil"/>
              </w:pBdr>
              <w:spacing w:line="240" w:lineRule="auto"/>
              <w:jc w:val="both"/>
              <w:rPr>
                <w:sz w:val="28"/>
                <w:szCs w:val="28"/>
                <w:lang w:val="ru-RU"/>
              </w:rPr>
            </w:pPr>
            <w:r w:rsidRPr="00BA02DC">
              <w:rPr>
                <w:sz w:val="28"/>
                <w:szCs w:val="28"/>
                <w:lang w:val="ru-RU"/>
              </w:rPr>
              <w:t>Комерційна пропозиція - другий етап тендеру, який починається з виготовлення пробного зразка, схвалення замовником, перемоги в торгах і триває до початку запуску виробництва, а також включає в себе переговори і підписання договору про співпрацю з Замовником</w:t>
            </w:r>
          </w:p>
        </w:tc>
      </w:tr>
      <w:tr w:rsidR="00027871" w14:paraId="5A8F8270" w14:textId="77777777">
        <w:tc>
          <w:tcPr>
            <w:tcW w:w="2190" w:type="dxa"/>
            <w:tcMar>
              <w:top w:w="100" w:type="dxa"/>
              <w:left w:w="100" w:type="dxa"/>
              <w:bottom w:w="100" w:type="dxa"/>
              <w:right w:w="100" w:type="dxa"/>
            </w:tcMar>
          </w:tcPr>
          <w:p w14:paraId="4841C121" w14:textId="77777777" w:rsidR="00027871" w:rsidRDefault="00000000">
            <w:pPr>
              <w:rPr>
                <w:sz w:val="28"/>
                <w:szCs w:val="28"/>
              </w:rPr>
            </w:pPr>
            <w:r>
              <w:rPr>
                <w:sz w:val="28"/>
                <w:szCs w:val="28"/>
              </w:rPr>
              <w:t>Актуальний Договір</w:t>
            </w:r>
          </w:p>
        </w:tc>
        <w:tc>
          <w:tcPr>
            <w:tcW w:w="7170" w:type="dxa"/>
            <w:tcMar>
              <w:top w:w="100" w:type="dxa"/>
              <w:left w:w="100" w:type="dxa"/>
              <w:bottom w:w="100" w:type="dxa"/>
              <w:right w:w="100" w:type="dxa"/>
            </w:tcMar>
          </w:tcPr>
          <w:p w14:paraId="1D9AE6A8" w14:textId="77777777" w:rsidR="00027871" w:rsidRDefault="00000000">
            <w:pPr>
              <w:jc w:val="both"/>
              <w:rPr>
                <w:sz w:val="28"/>
                <w:szCs w:val="28"/>
              </w:rPr>
            </w:pPr>
            <w:r>
              <w:rPr>
                <w:sz w:val="28"/>
                <w:szCs w:val="28"/>
              </w:rPr>
              <w:t>Модуль в системі, функціонал якого повністю покриває третій етап тендеру, або будь якого договору з контрагентом, який відбувається від початку запуску виробництва до завершення відшиву партії виробів і оплати їх з боку Замовника</w:t>
            </w:r>
          </w:p>
        </w:tc>
      </w:tr>
      <w:tr w:rsidR="00027871" w:rsidRPr="00BA02DC" w14:paraId="43C14A13" w14:textId="77777777">
        <w:tc>
          <w:tcPr>
            <w:tcW w:w="2190" w:type="dxa"/>
            <w:tcMar>
              <w:top w:w="100" w:type="dxa"/>
              <w:left w:w="100" w:type="dxa"/>
              <w:bottom w:w="100" w:type="dxa"/>
              <w:right w:w="100" w:type="dxa"/>
            </w:tcMar>
          </w:tcPr>
          <w:p w14:paraId="4E8BE07F" w14:textId="77777777" w:rsidR="00027871" w:rsidRDefault="00000000">
            <w:pPr>
              <w:widowControl w:val="0"/>
              <w:pBdr>
                <w:top w:val="nil"/>
                <w:left w:val="nil"/>
                <w:bottom w:val="nil"/>
                <w:right w:val="nil"/>
                <w:between w:val="nil"/>
              </w:pBdr>
              <w:spacing w:line="240" w:lineRule="auto"/>
              <w:jc w:val="both"/>
              <w:rPr>
                <w:sz w:val="28"/>
                <w:szCs w:val="28"/>
              </w:rPr>
            </w:pPr>
            <w:r>
              <w:rPr>
                <w:sz w:val="28"/>
                <w:szCs w:val="28"/>
              </w:rPr>
              <w:t>Запит</w:t>
            </w:r>
          </w:p>
        </w:tc>
        <w:tc>
          <w:tcPr>
            <w:tcW w:w="7170" w:type="dxa"/>
            <w:tcMar>
              <w:top w:w="100" w:type="dxa"/>
              <w:left w:w="100" w:type="dxa"/>
              <w:bottom w:w="100" w:type="dxa"/>
              <w:right w:w="100" w:type="dxa"/>
            </w:tcMar>
          </w:tcPr>
          <w:p w14:paraId="673051DC" w14:textId="77777777" w:rsidR="00027871" w:rsidRPr="00BA02DC" w:rsidRDefault="00000000">
            <w:pPr>
              <w:widowControl w:val="0"/>
              <w:pBdr>
                <w:top w:val="nil"/>
                <w:left w:val="nil"/>
                <w:bottom w:val="nil"/>
                <w:right w:val="nil"/>
                <w:between w:val="nil"/>
              </w:pBdr>
              <w:spacing w:line="240" w:lineRule="auto"/>
              <w:jc w:val="both"/>
              <w:rPr>
                <w:sz w:val="28"/>
                <w:szCs w:val="28"/>
                <w:lang w:val="ru-RU"/>
              </w:rPr>
            </w:pPr>
            <w:r>
              <w:rPr>
                <w:sz w:val="28"/>
                <w:szCs w:val="28"/>
              </w:rPr>
              <w:t xml:space="preserve">Суть запиту полягає в тому, щоб отримати певні потрібні дані від користувача, який володіє відповідною інформацією. </w:t>
            </w:r>
            <w:r w:rsidRPr="00BA02DC">
              <w:rPr>
                <w:sz w:val="28"/>
                <w:szCs w:val="28"/>
                <w:lang w:val="ru-RU"/>
              </w:rPr>
              <w:t>Запит в системі можна створити, надіслати, відмітити певного користувача, отримати відповідь (наприклад, текст або файли)</w:t>
            </w:r>
          </w:p>
        </w:tc>
      </w:tr>
      <w:tr w:rsidR="00027871" w:rsidRPr="00BA02DC" w14:paraId="72B81C06" w14:textId="77777777">
        <w:tc>
          <w:tcPr>
            <w:tcW w:w="2190" w:type="dxa"/>
            <w:tcMar>
              <w:top w:w="100" w:type="dxa"/>
              <w:left w:w="100" w:type="dxa"/>
              <w:bottom w:w="100" w:type="dxa"/>
              <w:right w:w="100" w:type="dxa"/>
            </w:tcMar>
          </w:tcPr>
          <w:p w14:paraId="69439CFB" w14:textId="77777777" w:rsidR="00027871" w:rsidRDefault="00000000">
            <w:pPr>
              <w:widowControl w:val="0"/>
              <w:pBdr>
                <w:top w:val="nil"/>
                <w:left w:val="nil"/>
                <w:bottom w:val="nil"/>
                <w:right w:val="nil"/>
                <w:between w:val="nil"/>
              </w:pBdr>
              <w:spacing w:line="240" w:lineRule="auto"/>
              <w:jc w:val="both"/>
              <w:rPr>
                <w:sz w:val="28"/>
                <w:szCs w:val="28"/>
              </w:rPr>
            </w:pPr>
            <w:r>
              <w:rPr>
                <w:sz w:val="28"/>
                <w:szCs w:val="28"/>
              </w:rPr>
              <w:t>Закупівля</w:t>
            </w:r>
          </w:p>
        </w:tc>
        <w:tc>
          <w:tcPr>
            <w:tcW w:w="7170" w:type="dxa"/>
            <w:tcMar>
              <w:top w:w="100" w:type="dxa"/>
              <w:left w:w="100" w:type="dxa"/>
              <w:bottom w:w="100" w:type="dxa"/>
              <w:right w:w="100" w:type="dxa"/>
            </w:tcMar>
          </w:tcPr>
          <w:p w14:paraId="61EA4078" w14:textId="77777777" w:rsidR="00027871" w:rsidRPr="00BA02DC" w:rsidRDefault="00000000">
            <w:pPr>
              <w:widowControl w:val="0"/>
              <w:pBdr>
                <w:top w:val="nil"/>
                <w:left w:val="nil"/>
                <w:bottom w:val="nil"/>
                <w:right w:val="nil"/>
                <w:between w:val="nil"/>
              </w:pBdr>
              <w:spacing w:line="240" w:lineRule="auto"/>
              <w:jc w:val="both"/>
              <w:rPr>
                <w:sz w:val="28"/>
                <w:szCs w:val="28"/>
                <w:lang w:val="ru-RU"/>
              </w:rPr>
            </w:pPr>
            <w:r w:rsidRPr="00BA02DC">
              <w:rPr>
                <w:sz w:val="28"/>
                <w:szCs w:val="28"/>
                <w:lang w:val="ru-RU"/>
              </w:rPr>
              <w:t>Процес замовлення і отримання необхідних матеріалів для виготовлення виробів</w:t>
            </w:r>
          </w:p>
        </w:tc>
      </w:tr>
      <w:tr w:rsidR="00027871" w:rsidRPr="00BA02DC" w14:paraId="6542B05A" w14:textId="77777777">
        <w:tc>
          <w:tcPr>
            <w:tcW w:w="2190" w:type="dxa"/>
            <w:tcMar>
              <w:top w:w="100" w:type="dxa"/>
              <w:left w:w="100" w:type="dxa"/>
              <w:bottom w:w="100" w:type="dxa"/>
              <w:right w:w="100" w:type="dxa"/>
            </w:tcMar>
          </w:tcPr>
          <w:p w14:paraId="1C18099E" w14:textId="77777777" w:rsidR="00027871" w:rsidRDefault="00000000">
            <w:pPr>
              <w:widowControl w:val="0"/>
              <w:spacing w:line="240" w:lineRule="auto"/>
              <w:jc w:val="both"/>
              <w:rPr>
                <w:sz w:val="28"/>
                <w:szCs w:val="28"/>
              </w:rPr>
            </w:pPr>
            <w:r>
              <w:rPr>
                <w:sz w:val="28"/>
                <w:szCs w:val="28"/>
              </w:rPr>
              <w:t>Матеріали</w:t>
            </w:r>
          </w:p>
        </w:tc>
        <w:tc>
          <w:tcPr>
            <w:tcW w:w="7170" w:type="dxa"/>
            <w:tcMar>
              <w:top w:w="100" w:type="dxa"/>
              <w:left w:w="100" w:type="dxa"/>
              <w:bottom w:w="100" w:type="dxa"/>
              <w:right w:w="100" w:type="dxa"/>
            </w:tcMar>
          </w:tcPr>
          <w:p w14:paraId="6135BA8D" w14:textId="77777777" w:rsidR="00027871" w:rsidRPr="00BA02DC" w:rsidRDefault="00000000">
            <w:pPr>
              <w:widowControl w:val="0"/>
              <w:pBdr>
                <w:top w:val="nil"/>
                <w:left w:val="nil"/>
                <w:bottom w:val="nil"/>
                <w:right w:val="nil"/>
                <w:between w:val="nil"/>
              </w:pBdr>
              <w:spacing w:line="240" w:lineRule="auto"/>
              <w:jc w:val="both"/>
              <w:rPr>
                <w:sz w:val="28"/>
                <w:szCs w:val="28"/>
                <w:lang w:val="ru-RU"/>
              </w:rPr>
            </w:pPr>
            <w:r w:rsidRPr="00BA02DC">
              <w:rPr>
                <w:sz w:val="28"/>
                <w:szCs w:val="28"/>
                <w:lang w:val="ru-RU"/>
              </w:rPr>
              <w:t>Тканини, оздоблювальні матеріали і фурнітура, які використовуються для пошиву виробів</w:t>
            </w:r>
          </w:p>
        </w:tc>
      </w:tr>
      <w:tr w:rsidR="00027871" w14:paraId="64460C6A" w14:textId="77777777">
        <w:tc>
          <w:tcPr>
            <w:tcW w:w="2190" w:type="dxa"/>
            <w:tcMar>
              <w:top w:w="100" w:type="dxa"/>
              <w:left w:w="100" w:type="dxa"/>
              <w:bottom w:w="100" w:type="dxa"/>
              <w:right w:w="100" w:type="dxa"/>
            </w:tcMar>
          </w:tcPr>
          <w:p w14:paraId="4A745392" w14:textId="77777777" w:rsidR="00027871" w:rsidRDefault="00000000">
            <w:pPr>
              <w:widowControl w:val="0"/>
              <w:pBdr>
                <w:top w:val="nil"/>
                <w:left w:val="nil"/>
                <w:bottom w:val="nil"/>
                <w:right w:val="nil"/>
                <w:between w:val="nil"/>
              </w:pBdr>
              <w:spacing w:line="240" w:lineRule="auto"/>
              <w:jc w:val="both"/>
              <w:rPr>
                <w:sz w:val="28"/>
                <w:szCs w:val="28"/>
              </w:rPr>
            </w:pPr>
            <w:r>
              <w:rPr>
                <w:sz w:val="28"/>
                <w:szCs w:val="28"/>
              </w:rPr>
              <w:lastRenderedPageBreak/>
              <w:t>Калькуляція</w:t>
            </w:r>
          </w:p>
        </w:tc>
        <w:tc>
          <w:tcPr>
            <w:tcW w:w="7170" w:type="dxa"/>
            <w:tcMar>
              <w:top w:w="100" w:type="dxa"/>
              <w:left w:w="100" w:type="dxa"/>
              <w:bottom w:w="100" w:type="dxa"/>
              <w:right w:w="100" w:type="dxa"/>
            </w:tcMar>
          </w:tcPr>
          <w:p w14:paraId="6BB6F0F0" w14:textId="77777777" w:rsidR="00027871" w:rsidRDefault="00000000">
            <w:pPr>
              <w:widowControl w:val="0"/>
              <w:pBdr>
                <w:top w:val="nil"/>
                <w:left w:val="nil"/>
                <w:bottom w:val="nil"/>
                <w:right w:val="nil"/>
                <w:between w:val="nil"/>
              </w:pBdr>
              <w:spacing w:line="240" w:lineRule="auto"/>
              <w:jc w:val="both"/>
              <w:rPr>
                <w:sz w:val="28"/>
                <w:szCs w:val="28"/>
              </w:rPr>
            </w:pPr>
            <w:r>
              <w:rPr>
                <w:sz w:val="28"/>
                <w:szCs w:val="28"/>
              </w:rPr>
              <w:t>Файл, який містить всі необхідні дані про виріб, включаючи перелік матеріалів, метраж на одиницю і на партію і вартість відшиву одиниці і партії.</w:t>
            </w:r>
          </w:p>
        </w:tc>
      </w:tr>
      <w:tr w:rsidR="00027871" w:rsidRPr="00BA02DC" w14:paraId="0CB3C19A" w14:textId="77777777">
        <w:tc>
          <w:tcPr>
            <w:tcW w:w="2190" w:type="dxa"/>
            <w:tcMar>
              <w:top w:w="100" w:type="dxa"/>
              <w:left w:w="100" w:type="dxa"/>
              <w:bottom w:w="100" w:type="dxa"/>
              <w:right w:w="100" w:type="dxa"/>
            </w:tcMar>
          </w:tcPr>
          <w:p w14:paraId="6E5727A1" w14:textId="77777777" w:rsidR="00027871" w:rsidRDefault="00000000">
            <w:pPr>
              <w:widowControl w:val="0"/>
              <w:pBdr>
                <w:top w:val="nil"/>
                <w:left w:val="nil"/>
                <w:bottom w:val="nil"/>
                <w:right w:val="nil"/>
                <w:between w:val="nil"/>
              </w:pBdr>
              <w:spacing w:line="240" w:lineRule="auto"/>
              <w:jc w:val="both"/>
              <w:rPr>
                <w:sz w:val="28"/>
                <w:szCs w:val="28"/>
              </w:rPr>
            </w:pPr>
            <w:r>
              <w:rPr>
                <w:sz w:val="28"/>
                <w:szCs w:val="28"/>
              </w:rPr>
              <w:t>Конфекційна карта</w:t>
            </w:r>
          </w:p>
        </w:tc>
        <w:tc>
          <w:tcPr>
            <w:tcW w:w="7170" w:type="dxa"/>
            <w:tcMar>
              <w:top w:w="100" w:type="dxa"/>
              <w:left w:w="100" w:type="dxa"/>
              <w:bottom w:w="100" w:type="dxa"/>
              <w:right w:w="100" w:type="dxa"/>
            </w:tcMar>
          </w:tcPr>
          <w:p w14:paraId="209845A0" w14:textId="77777777" w:rsidR="00027871" w:rsidRPr="00BA02DC" w:rsidRDefault="00000000">
            <w:pPr>
              <w:widowControl w:val="0"/>
              <w:pBdr>
                <w:top w:val="nil"/>
                <w:left w:val="nil"/>
                <w:bottom w:val="nil"/>
                <w:right w:val="nil"/>
                <w:between w:val="nil"/>
              </w:pBdr>
              <w:spacing w:line="240" w:lineRule="auto"/>
              <w:jc w:val="both"/>
              <w:rPr>
                <w:sz w:val="28"/>
                <w:szCs w:val="28"/>
                <w:lang w:val="ru-RU"/>
              </w:rPr>
            </w:pPr>
            <w:r w:rsidRPr="00BA02DC">
              <w:rPr>
                <w:sz w:val="28"/>
                <w:szCs w:val="28"/>
                <w:lang w:val="ru-RU"/>
              </w:rPr>
              <w:t>Файл який містить повний перелік матеріалів і фурнітури для виготовлення виробу, з повними технічними характеристиками сировини, з якої вони виготовляються, і фізичні зразки матеріалів.</w:t>
            </w:r>
          </w:p>
        </w:tc>
      </w:tr>
      <w:tr w:rsidR="00027871" w14:paraId="5772CCB8" w14:textId="77777777">
        <w:tc>
          <w:tcPr>
            <w:tcW w:w="2190" w:type="dxa"/>
            <w:tcMar>
              <w:top w:w="100" w:type="dxa"/>
              <w:left w:w="100" w:type="dxa"/>
              <w:bottom w:w="100" w:type="dxa"/>
              <w:right w:w="100" w:type="dxa"/>
            </w:tcMar>
          </w:tcPr>
          <w:p w14:paraId="6716E671" w14:textId="77777777" w:rsidR="00027871" w:rsidRDefault="00000000">
            <w:pPr>
              <w:widowControl w:val="0"/>
              <w:pBdr>
                <w:top w:val="nil"/>
                <w:left w:val="nil"/>
                <w:bottom w:val="nil"/>
                <w:right w:val="nil"/>
                <w:between w:val="nil"/>
              </w:pBdr>
              <w:spacing w:line="240" w:lineRule="auto"/>
              <w:jc w:val="both"/>
              <w:rPr>
                <w:sz w:val="28"/>
                <w:szCs w:val="28"/>
              </w:rPr>
            </w:pPr>
            <w:r>
              <w:rPr>
                <w:sz w:val="28"/>
                <w:szCs w:val="28"/>
              </w:rPr>
              <w:t>Інвентаризація</w:t>
            </w:r>
          </w:p>
        </w:tc>
        <w:tc>
          <w:tcPr>
            <w:tcW w:w="7170" w:type="dxa"/>
            <w:tcMar>
              <w:top w:w="100" w:type="dxa"/>
              <w:left w:w="100" w:type="dxa"/>
              <w:bottom w:w="100" w:type="dxa"/>
              <w:right w:w="100" w:type="dxa"/>
            </w:tcMar>
          </w:tcPr>
          <w:p w14:paraId="74937169" w14:textId="77777777" w:rsidR="00027871" w:rsidRDefault="00000000">
            <w:pPr>
              <w:widowControl w:val="0"/>
              <w:pBdr>
                <w:top w:val="nil"/>
                <w:left w:val="nil"/>
                <w:bottom w:val="nil"/>
                <w:right w:val="nil"/>
                <w:between w:val="nil"/>
              </w:pBdr>
              <w:spacing w:line="240" w:lineRule="auto"/>
              <w:jc w:val="both"/>
              <w:rPr>
                <w:sz w:val="28"/>
                <w:szCs w:val="28"/>
              </w:rPr>
            </w:pPr>
            <w:r>
              <w:rPr>
                <w:sz w:val="28"/>
                <w:szCs w:val="28"/>
              </w:rPr>
              <w:t>Облік наявності матеріалів і фурнітури на складі: найменування, кількості, вартість, дані про переміщення.</w:t>
            </w:r>
          </w:p>
        </w:tc>
      </w:tr>
    </w:tbl>
    <w:p w14:paraId="6A24872F" w14:textId="77777777" w:rsidR="00027871" w:rsidRDefault="00027871">
      <w:pPr>
        <w:jc w:val="both"/>
      </w:pPr>
    </w:p>
    <w:p w14:paraId="1662F5D6" w14:textId="77777777" w:rsidR="00027871" w:rsidRDefault="00027871">
      <w:pPr>
        <w:jc w:val="both"/>
      </w:pPr>
    </w:p>
    <w:p w14:paraId="6D7DCB76" w14:textId="77777777" w:rsidR="00027871" w:rsidRPr="00BA02DC" w:rsidRDefault="00000000">
      <w:pPr>
        <w:pStyle w:val="2"/>
        <w:jc w:val="both"/>
        <w:rPr>
          <w:lang w:val="ru-RU"/>
        </w:rPr>
      </w:pPr>
      <w:bookmarkStart w:id="28" w:name="_hq8hgv44m14d" w:colFirst="0" w:colLast="0"/>
      <w:bookmarkEnd w:id="28"/>
      <w:r w:rsidRPr="00BA02DC">
        <w:rPr>
          <w:lang w:val="ru-RU"/>
        </w:rPr>
        <w:t>Системні ролі</w:t>
      </w:r>
    </w:p>
    <w:p w14:paraId="0DF35AF7" w14:textId="77777777" w:rsidR="00027871" w:rsidRPr="00BA02DC" w:rsidRDefault="00000000">
      <w:pPr>
        <w:jc w:val="both"/>
        <w:rPr>
          <w:sz w:val="28"/>
          <w:szCs w:val="28"/>
          <w:lang w:val="ru-RU"/>
        </w:rPr>
      </w:pPr>
      <w:r w:rsidRPr="00BA02DC">
        <w:rPr>
          <w:sz w:val="28"/>
          <w:szCs w:val="28"/>
          <w:lang w:val="ru-RU"/>
        </w:rPr>
        <w:t>Цей розділ містить опис ролей, які будуть існувати в рамках системи. Тут перелічені не всі ролі, які задіяні у фізичному світі на виробництві, а лише ті, які будуть мати доступ до певних розділів системи.</w:t>
      </w:r>
    </w:p>
    <w:p w14:paraId="4BF57B30" w14:textId="77777777" w:rsidR="00027871" w:rsidRPr="00BA02DC" w:rsidRDefault="00027871">
      <w:pPr>
        <w:jc w:val="both"/>
        <w:rPr>
          <w:sz w:val="28"/>
          <w:szCs w:val="28"/>
          <w:lang w:val="ru-RU"/>
        </w:rPr>
      </w:pPr>
    </w:p>
    <w:p w14:paraId="2383C8E4" w14:textId="77777777" w:rsidR="00027871" w:rsidRPr="00BA02DC" w:rsidRDefault="00000000">
      <w:pPr>
        <w:spacing w:line="240" w:lineRule="auto"/>
        <w:jc w:val="both"/>
        <w:rPr>
          <w:sz w:val="28"/>
          <w:szCs w:val="28"/>
          <w:shd w:val="clear" w:color="auto" w:fill="D9EAD3"/>
          <w:lang w:val="ru-RU"/>
        </w:rPr>
      </w:pPr>
      <w:r w:rsidRPr="00BA02DC">
        <w:rPr>
          <w:sz w:val="28"/>
          <w:szCs w:val="28"/>
          <w:shd w:val="clear" w:color="auto" w:fill="D9EAD3"/>
          <w:lang w:val="ru-RU"/>
        </w:rPr>
        <w:t>Зеленим колір = мають доступ</w:t>
      </w:r>
    </w:p>
    <w:p w14:paraId="11BE8E40" w14:textId="77777777" w:rsidR="00027871" w:rsidRPr="00BA02DC" w:rsidRDefault="00000000">
      <w:pPr>
        <w:spacing w:line="240" w:lineRule="auto"/>
        <w:jc w:val="both"/>
        <w:rPr>
          <w:sz w:val="28"/>
          <w:szCs w:val="28"/>
          <w:shd w:val="clear" w:color="auto" w:fill="F4CCCC"/>
          <w:lang w:val="ru-RU"/>
        </w:rPr>
      </w:pPr>
      <w:r w:rsidRPr="00BA02DC">
        <w:rPr>
          <w:sz w:val="28"/>
          <w:szCs w:val="28"/>
          <w:shd w:val="clear" w:color="auto" w:fill="F4CCCC"/>
          <w:lang w:val="ru-RU"/>
        </w:rPr>
        <w:t>Рожевий = немає доступу</w:t>
      </w:r>
    </w:p>
    <w:p w14:paraId="5663E24C" w14:textId="77777777" w:rsidR="00027871" w:rsidRPr="00BA02DC" w:rsidRDefault="00027871">
      <w:pPr>
        <w:spacing w:line="240" w:lineRule="auto"/>
        <w:jc w:val="both"/>
        <w:rPr>
          <w:sz w:val="28"/>
          <w:szCs w:val="28"/>
          <w:lang w:val="ru-RU"/>
        </w:rPr>
      </w:pPr>
    </w:p>
    <w:tbl>
      <w:tblPr>
        <w:tblStyle w:val="a6"/>
        <w:tblW w:w="9480" w:type="dxa"/>
        <w:tblInd w:w="-1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60"/>
        <w:gridCol w:w="3255"/>
        <w:gridCol w:w="1275"/>
        <w:gridCol w:w="1275"/>
        <w:gridCol w:w="1215"/>
      </w:tblGrid>
      <w:tr w:rsidR="00027871" w14:paraId="5380DDA7" w14:textId="77777777">
        <w:trPr>
          <w:trHeight w:val="459"/>
        </w:trPr>
        <w:tc>
          <w:tcPr>
            <w:tcW w:w="2460" w:type="dxa"/>
            <w:shd w:val="clear" w:color="auto" w:fill="CFE2F3"/>
            <w:tcMar>
              <w:top w:w="100" w:type="dxa"/>
              <w:left w:w="100" w:type="dxa"/>
              <w:bottom w:w="100" w:type="dxa"/>
              <w:right w:w="100" w:type="dxa"/>
            </w:tcMar>
          </w:tcPr>
          <w:p w14:paraId="50ED6E87" w14:textId="77777777" w:rsidR="00027871" w:rsidRDefault="00000000">
            <w:pPr>
              <w:widowControl w:val="0"/>
              <w:spacing w:line="240" w:lineRule="auto"/>
              <w:jc w:val="both"/>
              <w:rPr>
                <w:b/>
                <w:sz w:val="28"/>
                <w:szCs w:val="28"/>
              </w:rPr>
            </w:pPr>
            <w:r>
              <w:rPr>
                <w:b/>
                <w:sz w:val="28"/>
                <w:szCs w:val="28"/>
              </w:rPr>
              <w:t>Роль в системі</w:t>
            </w:r>
          </w:p>
        </w:tc>
        <w:tc>
          <w:tcPr>
            <w:tcW w:w="3255" w:type="dxa"/>
            <w:shd w:val="clear" w:color="auto" w:fill="CFE2F3"/>
            <w:tcMar>
              <w:top w:w="100" w:type="dxa"/>
              <w:left w:w="100" w:type="dxa"/>
              <w:bottom w:w="100" w:type="dxa"/>
              <w:right w:w="100" w:type="dxa"/>
            </w:tcMar>
          </w:tcPr>
          <w:p w14:paraId="3FB6009E" w14:textId="77777777" w:rsidR="00027871" w:rsidRDefault="00000000">
            <w:pPr>
              <w:widowControl w:val="0"/>
              <w:spacing w:line="240" w:lineRule="auto"/>
              <w:jc w:val="both"/>
              <w:rPr>
                <w:b/>
                <w:sz w:val="28"/>
                <w:szCs w:val="28"/>
              </w:rPr>
            </w:pPr>
            <w:r>
              <w:rPr>
                <w:b/>
                <w:sz w:val="28"/>
                <w:szCs w:val="28"/>
              </w:rPr>
              <w:t>Обов’язки</w:t>
            </w:r>
          </w:p>
        </w:tc>
        <w:tc>
          <w:tcPr>
            <w:tcW w:w="1275" w:type="dxa"/>
            <w:shd w:val="clear" w:color="auto" w:fill="CFE2F3"/>
            <w:tcMar>
              <w:top w:w="100" w:type="dxa"/>
              <w:left w:w="100" w:type="dxa"/>
              <w:bottom w:w="100" w:type="dxa"/>
              <w:right w:w="100" w:type="dxa"/>
            </w:tcMar>
          </w:tcPr>
          <w:p w14:paraId="4442837E" w14:textId="77777777" w:rsidR="00027871" w:rsidRPr="00027871" w:rsidRDefault="00000000" w:rsidP="00027871">
            <w:pPr>
              <w:rPr>
                <w:color w:val="000000"/>
                <w:rPrChange w:id="29" w:author="Рената Сидоренко" w:date="2024-01-26T11:45:00Z">
                  <w:rPr>
                    <w:b/>
                    <w:sz w:val="28"/>
                    <w:szCs w:val="28"/>
                  </w:rPr>
                </w:rPrChange>
              </w:rPr>
              <w:pPrChange w:id="30" w:author="Рената Сидоренко" w:date="2024-01-26T11:45:00Z">
                <w:pPr>
                  <w:widowControl w:val="0"/>
                  <w:spacing w:line="240" w:lineRule="auto"/>
                  <w:jc w:val="both"/>
                </w:pPr>
              </w:pPrChange>
            </w:pPr>
            <w:commentRangeStart w:id="31"/>
            <w:commentRangeStart w:id="32"/>
            <w:commentRangeEnd w:id="32"/>
            <w:ins w:id="33" w:author="Рената Сидоренко" w:date="2024-01-26T11:45:00Z">
              <w:r>
                <w:rPr>
                  <w:rStyle w:val="ab"/>
                  <w:b/>
                  <w:sz w:val="28"/>
                  <w:szCs w:val="28"/>
                </w:rPr>
                <w:commentReference w:id="32"/>
              </w:r>
              <w:commentRangeEnd w:id="31"/>
              <w:r>
                <w:rPr>
                  <w:rStyle w:val="ab"/>
                  <w:b/>
                  <w:sz w:val="28"/>
                  <w:szCs w:val="28"/>
                </w:rPr>
                <w:commentReference w:id="31"/>
              </w:r>
              <w:r>
                <w:rPr>
                  <w:b/>
                  <w:sz w:val="28"/>
                  <w:szCs w:val="28"/>
                </w:rPr>
                <w:t>(операційне планування та стратегія)</w:t>
              </w:r>
            </w:ins>
            <w:del w:id="34" w:author="Рената Сидоренко" w:date="2024-01-26T11:45:00Z">
              <w:r>
                <w:rPr>
                  <w:b/>
                  <w:sz w:val="28"/>
                  <w:szCs w:val="28"/>
                </w:rPr>
                <w:delText xml:space="preserve">Комерційне Замовлення </w:delText>
              </w:r>
            </w:del>
            <w:commentRangeStart w:id="35"/>
            <w:commentRangeStart w:id="36"/>
          </w:p>
        </w:tc>
        <w:tc>
          <w:tcPr>
            <w:tcW w:w="1275" w:type="dxa"/>
            <w:shd w:val="clear" w:color="auto" w:fill="CFE2F3"/>
            <w:tcMar>
              <w:top w:w="100" w:type="dxa"/>
              <w:left w:w="100" w:type="dxa"/>
              <w:bottom w:w="100" w:type="dxa"/>
              <w:right w:w="100" w:type="dxa"/>
            </w:tcMar>
          </w:tcPr>
          <w:p w14:paraId="46BB474C" w14:textId="77777777" w:rsidR="00027871" w:rsidRDefault="00000000">
            <w:pPr>
              <w:widowControl w:val="0"/>
              <w:spacing w:line="240" w:lineRule="auto"/>
              <w:jc w:val="both"/>
              <w:rPr>
                <w:b/>
                <w:sz w:val="28"/>
                <w:szCs w:val="28"/>
              </w:rPr>
            </w:pPr>
            <w:r>
              <w:rPr>
                <w:b/>
                <w:sz w:val="28"/>
                <w:szCs w:val="28"/>
              </w:rPr>
              <w:t>Коменрційна Пропозиція</w:t>
            </w:r>
          </w:p>
        </w:tc>
        <w:tc>
          <w:tcPr>
            <w:tcW w:w="1215" w:type="dxa"/>
            <w:shd w:val="clear" w:color="auto" w:fill="CFE2F3"/>
            <w:tcMar>
              <w:top w:w="100" w:type="dxa"/>
              <w:left w:w="100" w:type="dxa"/>
              <w:bottom w:w="100" w:type="dxa"/>
              <w:right w:w="100" w:type="dxa"/>
            </w:tcMar>
          </w:tcPr>
          <w:p w14:paraId="19AB163D" w14:textId="77777777" w:rsidR="00027871" w:rsidRDefault="00000000">
            <w:pPr>
              <w:widowControl w:val="0"/>
              <w:spacing w:line="240" w:lineRule="auto"/>
              <w:jc w:val="both"/>
              <w:rPr>
                <w:b/>
                <w:sz w:val="28"/>
                <w:szCs w:val="28"/>
              </w:rPr>
            </w:pPr>
            <w:r>
              <w:rPr>
                <w:b/>
                <w:sz w:val="28"/>
                <w:szCs w:val="28"/>
              </w:rPr>
              <w:t xml:space="preserve">Актуальний договір </w:t>
            </w:r>
          </w:p>
        </w:tc>
      </w:tr>
      <w:commentRangeEnd w:id="36"/>
      <w:tr w:rsidR="00027871" w14:paraId="5457A5B1" w14:textId="77777777">
        <w:trPr>
          <w:trHeight w:val="459"/>
        </w:trPr>
        <w:tc>
          <w:tcPr>
            <w:tcW w:w="2460" w:type="dxa"/>
            <w:tcMar>
              <w:top w:w="100" w:type="dxa"/>
              <w:left w:w="100" w:type="dxa"/>
              <w:bottom w:w="100" w:type="dxa"/>
              <w:right w:w="100" w:type="dxa"/>
            </w:tcMar>
          </w:tcPr>
          <w:p w14:paraId="11C4320D" w14:textId="77777777" w:rsidR="00027871" w:rsidRDefault="00000000">
            <w:pPr>
              <w:widowControl w:val="0"/>
              <w:spacing w:line="240" w:lineRule="auto"/>
              <w:jc w:val="both"/>
              <w:rPr>
                <w:sz w:val="28"/>
                <w:szCs w:val="28"/>
              </w:rPr>
            </w:pPr>
            <w:r>
              <w:rPr>
                <w:rStyle w:val="ab"/>
                <w:sz w:val="28"/>
                <w:szCs w:val="28"/>
              </w:rPr>
              <w:commentReference w:id="36"/>
            </w:r>
            <w:commentRangeEnd w:id="35"/>
            <w:r>
              <w:rPr>
                <w:rStyle w:val="ab"/>
                <w:sz w:val="28"/>
                <w:szCs w:val="28"/>
              </w:rPr>
              <w:commentReference w:id="35"/>
            </w:r>
            <w:r>
              <w:rPr>
                <w:sz w:val="28"/>
                <w:szCs w:val="28"/>
              </w:rPr>
              <w:t xml:space="preserve">Директор </w:t>
            </w:r>
          </w:p>
        </w:tc>
        <w:tc>
          <w:tcPr>
            <w:tcW w:w="3255" w:type="dxa"/>
            <w:tcMar>
              <w:top w:w="100" w:type="dxa"/>
              <w:left w:w="100" w:type="dxa"/>
              <w:bottom w:w="100" w:type="dxa"/>
              <w:right w:w="100" w:type="dxa"/>
            </w:tcMar>
          </w:tcPr>
          <w:p w14:paraId="2EC0E328" w14:textId="77777777" w:rsidR="00027871" w:rsidRDefault="00000000">
            <w:pPr>
              <w:widowControl w:val="0"/>
              <w:spacing w:line="240" w:lineRule="auto"/>
              <w:jc w:val="both"/>
              <w:rPr>
                <w:sz w:val="28"/>
                <w:szCs w:val="28"/>
              </w:rPr>
            </w:pPr>
            <w:r>
              <w:rPr>
                <w:sz w:val="28"/>
                <w:szCs w:val="28"/>
              </w:rPr>
              <w:t>Договори: узгодження, підписання, скасування</w:t>
            </w:r>
          </w:p>
        </w:tc>
        <w:tc>
          <w:tcPr>
            <w:tcW w:w="1275" w:type="dxa"/>
            <w:shd w:val="clear" w:color="auto" w:fill="D9EAD3"/>
            <w:tcMar>
              <w:top w:w="100" w:type="dxa"/>
              <w:left w:w="100" w:type="dxa"/>
              <w:bottom w:w="100" w:type="dxa"/>
              <w:right w:w="100" w:type="dxa"/>
            </w:tcMar>
          </w:tcPr>
          <w:p w14:paraId="38D7457B" w14:textId="77777777" w:rsidR="00027871" w:rsidRDefault="00027871">
            <w:pPr>
              <w:widowControl w:val="0"/>
              <w:spacing w:line="240" w:lineRule="auto"/>
              <w:jc w:val="both"/>
              <w:rPr>
                <w:sz w:val="28"/>
                <w:szCs w:val="28"/>
              </w:rPr>
            </w:pPr>
          </w:p>
        </w:tc>
        <w:tc>
          <w:tcPr>
            <w:tcW w:w="1275" w:type="dxa"/>
            <w:shd w:val="clear" w:color="auto" w:fill="D9EAD3"/>
            <w:tcMar>
              <w:top w:w="100" w:type="dxa"/>
              <w:left w:w="100" w:type="dxa"/>
              <w:bottom w:w="100" w:type="dxa"/>
              <w:right w:w="100" w:type="dxa"/>
            </w:tcMar>
          </w:tcPr>
          <w:p w14:paraId="35915241" w14:textId="77777777" w:rsidR="00027871" w:rsidRDefault="00027871">
            <w:pPr>
              <w:widowControl w:val="0"/>
              <w:spacing w:line="240" w:lineRule="auto"/>
              <w:jc w:val="both"/>
              <w:rPr>
                <w:sz w:val="28"/>
                <w:szCs w:val="28"/>
              </w:rPr>
            </w:pPr>
          </w:p>
        </w:tc>
        <w:tc>
          <w:tcPr>
            <w:tcW w:w="1215" w:type="dxa"/>
            <w:shd w:val="clear" w:color="auto" w:fill="D9EAD3"/>
            <w:tcMar>
              <w:top w:w="100" w:type="dxa"/>
              <w:left w:w="100" w:type="dxa"/>
              <w:bottom w:w="100" w:type="dxa"/>
              <w:right w:w="100" w:type="dxa"/>
            </w:tcMar>
          </w:tcPr>
          <w:p w14:paraId="230D67E6" w14:textId="77777777" w:rsidR="00027871" w:rsidRDefault="00027871">
            <w:pPr>
              <w:widowControl w:val="0"/>
              <w:spacing w:line="240" w:lineRule="auto"/>
              <w:jc w:val="both"/>
              <w:rPr>
                <w:sz w:val="28"/>
                <w:szCs w:val="28"/>
              </w:rPr>
            </w:pPr>
          </w:p>
        </w:tc>
      </w:tr>
      <w:tr w:rsidR="00027871" w14:paraId="60600F4F" w14:textId="77777777">
        <w:trPr>
          <w:trHeight w:val="459"/>
        </w:trPr>
        <w:tc>
          <w:tcPr>
            <w:tcW w:w="2460" w:type="dxa"/>
            <w:tcMar>
              <w:top w:w="100" w:type="dxa"/>
              <w:left w:w="100" w:type="dxa"/>
              <w:bottom w:w="100" w:type="dxa"/>
              <w:right w:w="100" w:type="dxa"/>
            </w:tcMar>
          </w:tcPr>
          <w:p w14:paraId="417C478D" w14:textId="77777777" w:rsidR="00027871" w:rsidRDefault="00000000">
            <w:pPr>
              <w:widowControl w:val="0"/>
              <w:spacing w:line="240" w:lineRule="auto"/>
              <w:jc w:val="both"/>
              <w:rPr>
                <w:sz w:val="28"/>
                <w:szCs w:val="28"/>
              </w:rPr>
            </w:pPr>
            <w:r>
              <w:rPr>
                <w:sz w:val="28"/>
                <w:szCs w:val="28"/>
              </w:rPr>
              <w:t xml:space="preserve">Замдиректор </w:t>
            </w:r>
          </w:p>
        </w:tc>
        <w:tc>
          <w:tcPr>
            <w:tcW w:w="3255" w:type="dxa"/>
            <w:tcMar>
              <w:top w:w="100" w:type="dxa"/>
              <w:left w:w="100" w:type="dxa"/>
              <w:bottom w:w="100" w:type="dxa"/>
              <w:right w:w="100" w:type="dxa"/>
            </w:tcMar>
          </w:tcPr>
          <w:p w14:paraId="57D1B44D" w14:textId="77777777" w:rsidR="00027871" w:rsidRDefault="00000000">
            <w:pPr>
              <w:widowControl w:val="0"/>
              <w:spacing w:line="240" w:lineRule="auto"/>
              <w:jc w:val="both"/>
              <w:rPr>
                <w:sz w:val="28"/>
                <w:szCs w:val="28"/>
              </w:rPr>
            </w:pPr>
            <w:r>
              <w:rPr>
                <w:sz w:val="28"/>
                <w:szCs w:val="28"/>
              </w:rPr>
              <w:t>Контроль закупівель, роботи складів</w:t>
            </w:r>
          </w:p>
        </w:tc>
        <w:tc>
          <w:tcPr>
            <w:tcW w:w="1275" w:type="dxa"/>
            <w:shd w:val="clear" w:color="auto" w:fill="D9EAD3"/>
            <w:tcMar>
              <w:top w:w="100" w:type="dxa"/>
              <w:left w:w="100" w:type="dxa"/>
              <w:bottom w:w="100" w:type="dxa"/>
              <w:right w:w="100" w:type="dxa"/>
            </w:tcMar>
          </w:tcPr>
          <w:p w14:paraId="22FEE423" w14:textId="77777777" w:rsidR="00027871" w:rsidRDefault="00027871">
            <w:pPr>
              <w:widowControl w:val="0"/>
              <w:spacing w:line="240" w:lineRule="auto"/>
              <w:jc w:val="both"/>
              <w:rPr>
                <w:sz w:val="28"/>
                <w:szCs w:val="28"/>
              </w:rPr>
            </w:pPr>
          </w:p>
        </w:tc>
        <w:tc>
          <w:tcPr>
            <w:tcW w:w="1275" w:type="dxa"/>
            <w:shd w:val="clear" w:color="auto" w:fill="D9EAD3"/>
            <w:tcMar>
              <w:top w:w="100" w:type="dxa"/>
              <w:left w:w="100" w:type="dxa"/>
              <w:bottom w:w="100" w:type="dxa"/>
              <w:right w:w="100" w:type="dxa"/>
            </w:tcMar>
          </w:tcPr>
          <w:p w14:paraId="2782D75A" w14:textId="77777777" w:rsidR="00027871" w:rsidRDefault="00027871">
            <w:pPr>
              <w:widowControl w:val="0"/>
              <w:spacing w:line="240" w:lineRule="auto"/>
              <w:jc w:val="both"/>
              <w:rPr>
                <w:sz w:val="28"/>
                <w:szCs w:val="28"/>
              </w:rPr>
            </w:pPr>
          </w:p>
        </w:tc>
        <w:tc>
          <w:tcPr>
            <w:tcW w:w="1215" w:type="dxa"/>
            <w:shd w:val="clear" w:color="auto" w:fill="D9EAD3"/>
            <w:tcMar>
              <w:top w:w="100" w:type="dxa"/>
              <w:left w:w="100" w:type="dxa"/>
              <w:bottom w:w="100" w:type="dxa"/>
              <w:right w:w="100" w:type="dxa"/>
            </w:tcMar>
          </w:tcPr>
          <w:p w14:paraId="618C59DB" w14:textId="77777777" w:rsidR="00027871" w:rsidRDefault="00027871">
            <w:pPr>
              <w:widowControl w:val="0"/>
              <w:spacing w:line="240" w:lineRule="auto"/>
              <w:jc w:val="both"/>
              <w:rPr>
                <w:sz w:val="28"/>
                <w:szCs w:val="28"/>
              </w:rPr>
            </w:pPr>
          </w:p>
        </w:tc>
      </w:tr>
      <w:tr w:rsidR="00027871" w:rsidRPr="00BA02DC" w14:paraId="3FA550F2" w14:textId="77777777">
        <w:trPr>
          <w:trHeight w:val="459"/>
        </w:trPr>
        <w:tc>
          <w:tcPr>
            <w:tcW w:w="2460" w:type="dxa"/>
            <w:tcMar>
              <w:top w:w="100" w:type="dxa"/>
              <w:left w:w="100" w:type="dxa"/>
              <w:bottom w:w="100" w:type="dxa"/>
              <w:right w:w="100" w:type="dxa"/>
            </w:tcMar>
          </w:tcPr>
          <w:p w14:paraId="603820FD" w14:textId="77777777" w:rsidR="00027871" w:rsidRDefault="00000000">
            <w:pPr>
              <w:spacing w:line="240" w:lineRule="auto"/>
              <w:jc w:val="both"/>
              <w:rPr>
                <w:sz w:val="28"/>
                <w:szCs w:val="28"/>
              </w:rPr>
            </w:pPr>
            <w:r>
              <w:rPr>
                <w:sz w:val="28"/>
                <w:szCs w:val="28"/>
              </w:rPr>
              <w:lastRenderedPageBreak/>
              <w:t xml:space="preserve">Головний </w:t>
            </w:r>
            <w:ins w:id="37" w:author="Рената Сидоренко" w:date="2024-01-26T11:46:00Z">
              <w:r>
                <w:rPr>
                  <w:sz w:val="28"/>
                  <w:szCs w:val="28"/>
                </w:rPr>
                <w:t>технолог</w:t>
              </w:r>
            </w:ins>
            <w:del w:id="38" w:author="Рената Сидоренко" w:date="2024-01-26T11:46:00Z">
              <w:r>
                <w:rPr>
                  <w:sz w:val="28"/>
                  <w:szCs w:val="28"/>
                </w:rPr>
                <w:delText>інженер</w:delText>
              </w:r>
            </w:del>
          </w:p>
        </w:tc>
        <w:tc>
          <w:tcPr>
            <w:tcW w:w="3255" w:type="dxa"/>
            <w:tcMar>
              <w:top w:w="100" w:type="dxa"/>
              <w:left w:w="100" w:type="dxa"/>
              <w:bottom w:w="100" w:type="dxa"/>
              <w:right w:w="100" w:type="dxa"/>
            </w:tcMar>
          </w:tcPr>
          <w:p w14:paraId="64567B33" w14:textId="77777777" w:rsidR="00027871" w:rsidRPr="00BA02DC" w:rsidRDefault="00000000">
            <w:pPr>
              <w:spacing w:line="240" w:lineRule="auto"/>
              <w:jc w:val="both"/>
              <w:rPr>
                <w:sz w:val="28"/>
                <w:szCs w:val="28"/>
                <w:lang w:val="ru-RU"/>
              </w:rPr>
            </w:pPr>
            <w:r w:rsidRPr="00BA02DC">
              <w:rPr>
                <w:sz w:val="28"/>
                <w:szCs w:val="28"/>
                <w:lang w:val="ru-RU"/>
              </w:rPr>
              <w:t>Контроль процесу виробництва, цехів, майстрів</w:t>
            </w:r>
          </w:p>
        </w:tc>
        <w:tc>
          <w:tcPr>
            <w:tcW w:w="1275" w:type="dxa"/>
            <w:shd w:val="clear" w:color="auto" w:fill="D9EAD3"/>
            <w:tcMar>
              <w:top w:w="100" w:type="dxa"/>
              <w:left w:w="100" w:type="dxa"/>
              <w:bottom w:w="100" w:type="dxa"/>
              <w:right w:w="100" w:type="dxa"/>
            </w:tcMar>
          </w:tcPr>
          <w:p w14:paraId="64C145F1" w14:textId="77777777" w:rsidR="00027871" w:rsidRPr="00BA02DC" w:rsidRDefault="00027871">
            <w:pPr>
              <w:widowControl w:val="0"/>
              <w:spacing w:line="240" w:lineRule="auto"/>
              <w:jc w:val="both"/>
              <w:rPr>
                <w:sz w:val="28"/>
                <w:szCs w:val="28"/>
                <w:lang w:val="ru-RU"/>
              </w:rPr>
            </w:pPr>
          </w:p>
        </w:tc>
        <w:tc>
          <w:tcPr>
            <w:tcW w:w="1275" w:type="dxa"/>
            <w:shd w:val="clear" w:color="auto" w:fill="D9EAD3"/>
            <w:tcMar>
              <w:top w:w="100" w:type="dxa"/>
              <w:left w:w="100" w:type="dxa"/>
              <w:bottom w:w="100" w:type="dxa"/>
              <w:right w:w="100" w:type="dxa"/>
            </w:tcMar>
          </w:tcPr>
          <w:p w14:paraId="65A51666" w14:textId="77777777" w:rsidR="00027871" w:rsidRPr="00BA02DC" w:rsidRDefault="00027871">
            <w:pPr>
              <w:widowControl w:val="0"/>
              <w:spacing w:line="240" w:lineRule="auto"/>
              <w:jc w:val="both"/>
              <w:rPr>
                <w:sz w:val="28"/>
                <w:szCs w:val="28"/>
                <w:lang w:val="ru-RU"/>
              </w:rPr>
            </w:pPr>
          </w:p>
        </w:tc>
        <w:tc>
          <w:tcPr>
            <w:tcW w:w="1215" w:type="dxa"/>
            <w:shd w:val="clear" w:color="auto" w:fill="D9EAD3"/>
            <w:tcMar>
              <w:top w:w="100" w:type="dxa"/>
              <w:left w:w="100" w:type="dxa"/>
              <w:bottom w:w="100" w:type="dxa"/>
              <w:right w:w="100" w:type="dxa"/>
            </w:tcMar>
          </w:tcPr>
          <w:p w14:paraId="09593DD2" w14:textId="77777777" w:rsidR="00027871" w:rsidRPr="00BA02DC" w:rsidRDefault="00027871">
            <w:pPr>
              <w:widowControl w:val="0"/>
              <w:spacing w:line="240" w:lineRule="auto"/>
              <w:jc w:val="both"/>
              <w:rPr>
                <w:sz w:val="28"/>
                <w:szCs w:val="28"/>
                <w:lang w:val="ru-RU"/>
              </w:rPr>
            </w:pPr>
          </w:p>
        </w:tc>
      </w:tr>
      <w:tr w:rsidR="00027871" w:rsidRPr="00BA02DC" w14:paraId="5ACFB166" w14:textId="77777777">
        <w:trPr>
          <w:trHeight w:val="459"/>
        </w:trPr>
        <w:tc>
          <w:tcPr>
            <w:tcW w:w="2460" w:type="dxa"/>
            <w:tcMar>
              <w:top w:w="100" w:type="dxa"/>
              <w:left w:w="100" w:type="dxa"/>
              <w:bottom w:w="100" w:type="dxa"/>
              <w:right w:w="100" w:type="dxa"/>
            </w:tcMar>
          </w:tcPr>
          <w:p w14:paraId="441F1B78" w14:textId="77777777" w:rsidR="00027871" w:rsidRDefault="00000000">
            <w:pPr>
              <w:spacing w:line="240" w:lineRule="auto"/>
              <w:jc w:val="both"/>
              <w:rPr>
                <w:sz w:val="28"/>
                <w:szCs w:val="28"/>
              </w:rPr>
            </w:pPr>
            <w:r>
              <w:rPr>
                <w:sz w:val="28"/>
                <w:szCs w:val="28"/>
              </w:rPr>
              <w:t xml:space="preserve">Фінансовий директор. </w:t>
            </w:r>
          </w:p>
        </w:tc>
        <w:tc>
          <w:tcPr>
            <w:tcW w:w="3255" w:type="dxa"/>
            <w:tcMar>
              <w:top w:w="100" w:type="dxa"/>
              <w:left w:w="100" w:type="dxa"/>
              <w:bottom w:w="100" w:type="dxa"/>
              <w:right w:w="100" w:type="dxa"/>
            </w:tcMar>
          </w:tcPr>
          <w:p w14:paraId="786DB656" w14:textId="77777777" w:rsidR="00027871" w:rsidRPr="00BA02DC" w:rsidRDefault="00000000">
            <w:pPr>
              <w:spacing w:line="240" w:lineRule="auto"/>
              <w:jc w:val="both"/>
              <w:rPr>
                <w:sz w:val="28"/>
                <w:szCs w:val="28"/>
                <w:lang w:val="ru-RU"/>
              </w:rPr>
            </w:pPr>
            <w:r w:rsidRPr="00BA02DC">
              <w:rPr>
                <w:sz w:val="28"/>
                <w:szCs w:val="28"/>
                <w:lang w:val="ru-RU"/>
              </w:rPr>
              <w:t>Контроль фінансових питань всього підприємства, звіти</w:t>
            </w:r>
          </w:p>
        </w:tc>
        <w:tc>
          <w:tcPr>
            <w:tcW w:w="1275" w:type="dxa"/>
            <w:shd w:val="clear" w:color="auto" w:fill="D9EAD3"/>
            <w:tcMar>
              <w:top w:w="100" w:type="dxa"/>
              <w:left w:w="100" w:type="dxa"/>
              <w:bottom w:w="100" w:type="dxa"/>
              <w:right w:w="100" w:type="dxa"/>
            </w:tcMar>
          </w:tcPr>
          <w:p w14:paraId="23F90917" w14:textId="77777777" w:rsidR="00027871" w:rsidRPr="00BA02DC" w:rsidRDefault="00027871">
            <w:pPr>
              <w:widowControl w:val="0"/>
              <w:spacing w:line="240" w:lineRule="auto"/>
              <w:jc w:val="both"/>
              <w:rPr>
                <w:sz w:val="28"/>
                <w:szCs w:val="28"/>
                <w:lang w:val="ru-RU"/>
              </w:rPr>
            </w:pPr>
          </w:p>
        </w:tc>
        <w:tc>
          <w:tcPr>
            <w:tcW w:w="1275" w:type="dxa"/>
            <w:shd w:val="clear" w:color="auto" w:fill="D9EAD3"/>
            <w:tcMar>
              <w:top w:w="100" w:type="dxa"/>
              <w:left w:w="100" w:type="dxa"/>
              <w:bottom w:w="100" w:type="dxa"/>
              <w:right w:w="100" w:type="dxa"/>
            </w:tcMar>
          </w:tcPr>
          <w:p w14:paraId="23DE76F9" w14:textId="77777777" w:rsidR="00027871" w:rsidRPr="00BA02DC" w:rsidRDefault="00027871">
            <w:pPr>
              <w:widowControl w:val="0"/>
              <w:spacing w:line="240" w:lineRule="auto"/>
              <w:jc w:val="both"/>
              <w:rPr>
                <w:sz w:val="28"/>
                <w:szCs w:val="28"/>
                <w:lang w:val="ru-RU"/>
              </w:rPr>
            </w:pPr>
          </w:p>
        </w:tc>
        <w:tc>
          <w:tcPr>
            <w:tcW w:w="1215" w:type="dxa"/>
            <w:shd w:val="clear" w:color="auto" w:fill="D9EAD3"/>
            <w:tcMar>
              <w:top w:w="100" w:type="dxa"/>
              <w:left w:w="100" w:type="dxa"/>
              <w:bottom w:w="100" w:type="dxa"/>
              <w:right w:w="100" w:type="dxa"/>
            </w:tcMar>
          </w:tcPr>
          <w:p w14:paraId="2886EA1A" w14:textId="77777777" w:rsidR="00027871" w:rsidRPr="00BA02DC" w:rsidRDefault="00027871">
            <w:pPr>
              <w:widowControl w:val="0"/>
              <w:spacing w:line="240" w:lineRule="auto"/>
              <w:jc w:val="both"/>
              <w:rPr>
                <w:sz w:val="28"/>
                <w:szCs w:val="28"/>
                <w:lang w:val="ru-RU"/>
              </w:rPr>
            </w:pPr>
          </w:p>
        </w:tc>
      </w:tr>
      <w:tr w:rsidR="00027871" w:rsidRPr="00BA02DC" w14:paraId="043267D7" w14:textId="77777777">
        <w:trPr>
          <w:trHeight w:val="459"/>
        </w:trPr>
        <w:tc>
          <w:tcPr>
            <w:tcW w:w="2460" w:type="dxa"/>
            <w:tcMar>
              <w:top w:w="100" w:type="dxa"/>
              <w:left w:w="100" w:type="dxa"/>
              <w:bottom w:w="100" w:type="dxa"/>
              <w:right w:w="100" w:type="dxa"/>
            </w:tcMar>
          </w:tcPr>
          <w:p w14:paraId="6CD57A9B" w14:textId="77777777" w:rsidR="00027871" w:rsidRDefault="00000000">
            <w:pPr>
              <w:spacing w:line="240" w:lineRule="auto"/>
              <w:jc w:val="both"/>
              <w:rPr>
                <w:sz w:val="28"/>
                <w:szCs w:val="28"/>
              </w:rPr>
            </w:pPr>
            <w:r>
              <w:rPr>
                <w:sz w:val="28"/>
                <w:szCs w:val="28"/>
              </w:rPr>
              <w:t>Бухгалтер</w:t>
            </w:r>
          </w:p>
        </w:tc>
        <w:tc>
          <w:tcPr>
            <w:tcW w:w="3255" w:type="dxa"/>
            <w:tcMar>
              <w:top w:w="100" w:type="dxa"/>
              <w:left w:w="100" w:type="dxa"/>
              <w:bottom w:w="100" w:type="dxa"/>
              <w:right w:w="100" w:type="dxa"/>
            </w:tcMar>
          </w:tcPr>
          <w:p w14:paraId="54CD835E" w14:textId="77777777" w:rsidR="00027871" w:rsidRPr="00BA02DC" w:rsidRDefault="00000000">
            <w:pPr>
              <w:spacing w:line="240" w:lineRule="auto"/>
              <w:jc w:val="both"/>
              <w:rPr>
                <w:sz w:val="28"/>
                <w:szCs w:val="28"/>
                <w:lang w:val="ru-RU"/>
              </w:rPr>
            </w:pPr>
            <w:r w:rsidRPr="00BA02DC">
              <w:rPr>
                <w:sz w:val="28"/>
                <w:szCs w:val="28"/>
                <w:lang w:val="ru-RU"/>
              </w:rPr>
              <w:t>Оплата всіх чеків на закупку, контроль оплат від замовників, зведення даних</w:t>
            </w:r>
          </w:p>
        </w:tc>
        <w:tc>
          <w:tcPr>
            <w:tcW w:w="1275" w:type="dxa"/>
            <w:shd w:val="clear" w:color="auto" w:fill="D9EAD3"/>
            <w:tcMar>
              <w:top w:w="100" w:type="dxa"/>
              <w:left w:w="100" w:type="dxa"/>
              <w:bottom w:w="100" w:type="dxa"/>
              <w:right w:w="100" w:type="dxa"/>
            </w:tcMar>
          </w:tcPr>
          <w:p w14:paraId="6B359F1D" w14:textId="77777777" w:rsidR="00027871" w:rsidRPr="00BA02DC" w:rsidRDefault="00027871">
            <w:pPr>
              <w:widowControl w:val="0"/>
              <w:spacing w:line="240" w:lineRule="auto"/>
              <w:jc w:val="both"/>
              <w:rPr>
                <w:sz w:val="28"/>
                <w:szCs w:val="28"/>
                <w:lang w:val="ru-RU"/>
              </w:rPr>
            </w:pPr>
          </w:p>
        </w:tc>
        <w:tc>
          <w:tcPr>
            <w:tcW w:w="1275" w:type="dxa"/>
            <w:shd w:val="clear" w:color="auto" w:fill="D9EAD3"/>
            <w:tcMar>
              <w:top w:w="100" w:type="dxa"/>
              <w:left w:w="100" w:type="dxa"/>
              <w:bottom w:w="100" w:type="dxa"/>
              <w:right w:w="100" w:type="dxa"/>
            </w:tcMar>
          </w:tcPr>
          <w:p w14:paraId="0325FFF1" w14:textId="77777777" w:rsidR="00027871" w:rsidRPr="00BA02DC" w:rsidRDefault="00027871">
            <w:pPr>
              <w:widowControl w:val="0"/>
              <w:spacing w:line="240" w:lineRule="auto"/>
              <w:jc w:val="both"/>
              <w:rPr>
                <w:sz w:val="28"/>
                <w:szCs w:val="28"/>
                <w:lang w:val="ru-RU"/>
              </w:rPr>
            </w:pPr>
          </w:p>
        </w:tc>
        <w:tc>
          <w:tcPr>
            <w:tcW w:w="1215" w:type="dxa"/>
            <w:shd w:val="clear" w:color="auto" w:fill="D9EAD3"/>
            <w:tcMar>
              <w:top w:w="100" w:type="dxa"/>
              <w:left w:w="100" w:type="dxa"/>
              <w:bottom w:w="100" w:type="dxa"/>
              <w:right w:w="100" w:type="dxa"/>
            </w:tcMar>
          </w:tcPr>
          <w:p w14:paraId="63D8834F" w14:textId="77777777" w:rsidR="00027871" w:rsidRPr="00BA02DC" w:rsidRDefault="00027871">
            <w:pPr>
              <w:widowControl w:val="0"/>
              <w:spacing w:line="240" w:lineRule="auto"/>
              <w:jc w:val="both"/>
              <w:rPr>
                <w:sz w:val="28"/>
                <w:szCs w:val="28"/>
                <w:lang w:val="ru-RU"/>
              </w:rPr>
            </w:pPr>
          </w:p>
        </w:tc>
      </w:tr>
      <w:tr w:rsidR="00027871" w:rsidRPr="00BA02DC" w14:paraId="78AF9738" w14:textId="77777777">
        <w:trPr>
          <w:trHeight w:val="459"/>
        </w:trPr>
        <w:tc>
          <w:tcPr>
            <w:tcW w:w="2460" w:type="dxa"/>
            <w:tcMar>
              <w:top w:w="100" w:type="dxa"/>
              <w:left w:w="100" w:type="dxa"/>
              <w:bottom w:w="100" w:type="dxa"/>
              <w:right w:w="100" w:type="dxa"/>
            </w:tcMar>
          </w:tcPr>
          <w:p w14:paraId="1CC64A12" w14:textId="77777777" w:rsidR="00027871" w:rsidRDefault="00000000">
            <w:pPr>
              <w:widowControl w:val="0"/>
              <w:spacing w:line="240" w:lineRule="auto"/>
              <w:jc w:val="both"/>
              <w:rPr>
                <w:sz w:val="28"/>
                <w:szCs w:val="28"/>
              </w:rPr>
            </w:pPr>
            <w:r>
              <w:rPr>
                <w:sz w:val="28"/>
                <w:szCs w:val="28"/>
              </w:rPr>
              <w:t>Юристи, Керівник тендерного відділу</w:t>
            </w:r>
          </w:p>
        </w:tc>
        <w:tc>
          <w:tcPr>
            <w:tcW w:w="3255" w:type="dxa"/>
            <w:tcMar>
              <w:top w:w="100" w:type="dxa"/>
              <w:left w:w="100" w:type="dxa"/>
              <w:bottom w:w="100" w:type="dxa"/>
              <w:right w:w="100" w:type="dxa"/>
            </w:tcMar>
          </w:tcPr>
          <w:p w14:paraId="7E145965" w14:textId="77777777" w:rsidR="00027871" w:rsidRPr="00BA02DC" w:rsidRDefault="00000000">
            <w:pPr>
              <w:widowControl w:val="0"/>
              <w:spacing w:line="240" w:lineRule="auto"/>
              <w:jc w:val="both"/>
              <w:rPr>
                <w:sz w:val="28"/>
                <w:szCs w:val="28"/>
                <w:lang w:val="ru-RU"/>
              </w:rPr>
            </w:pPr>
            <w:r w:rsidRPr="00BA02DC">
              <w:rPr>
                <w:sz w:val="28"/>
                <w:szCs w:val="28"/>
                <w:lang w:val="ru-RU"/>
              </w:rPr>
              <w:t xml:space="preserve">Пошук тендерів, замовлень, клієнтів, Менеджмент пакету тендерних документів, </w:t>
            </w:r>
          </w:p>
        </w:tc>
        <w:tc>
          <w:tcPr>
            <w:tcW w:w="1275" w:type="dxa"/>
            <w:shd w:val="clear" w:color="auto" w:fill="D9EAD3"/>
            <w:tcMar>
              <w:top w:w="100" w:type="dxa"/>
              <w:left w:w="100" w:type="dxa"/>
              <w:bottom w:w="100" w:type="dxa"/>
              <w:right w:w="100" w:type="dxa"/>
            </w:tcMar>
          </w:tcPr>
          <w:p w14:paraId="6DB6751E" w14:textId="77777777" w:rsidR="00027871" w:rsidRPr="00BA02DC" w:rsidRDefault="00027871">
            <w:pPr>
              <w:widowControl w:val="0"/>
              <w:spacing w:line="240" w:lineRule="auto"/>
              <w:jc w:val="both"/>
              <w:rPr>
                <w:sz w:val="28"/>
                <w:szCs w:val="28"/>
                <w:lang w:val="ru-RU"/>
              </w:rPr>
            </w:pPr>
          </w:p>
        </w:tc>
        <w:tc>
          <w:tcPr>
            <w:tcW w:w="1275" w:type="dxa"/>
            <w:shd w:val="clear" w:color="auto" w:fill="D9EAD3"/>
            <w:tcMar>
              <w:top w:w="100" w:type="dxa"/>
              <w:left w:w="100" w:type="dxa"/>
              <w:bottom w:w="100" w:type="dxa"/>
              <w:right w:w="100" w:type="dxa"/>
            </w:tcMar>
          </w:tcPr>
          <w:p w14:paraId="0BB802CD" w14:textId="77777777" w:rsidR="00027871" w:rsidRPr="00BA02DC" w:rsidRDefault="00027871">
            <w:pPr>
              <w:widowControl w:val="0"/>
              <w:spacing w:line="240" w:lineRule="auto"/>
              <w:jc w:val="both"/>
              <w:rPr>
                <w:sz w:val="28"/>
                <w:szCs w:val="28"/>
                <w:lang w:val="ru-RU"/>
              </w:rPr>
            </w:pPr>
          </w:p>
        </w:tc>
        <w:tc>
          <w:tcPr>
            <w:tcW w:w="1215" w:type="dxa"/>
            <w:shd w:val="clear" w:color="auto" w:fill="D9EAD3"/>
            <w:tcMar>
              <w:top w:w="100" w:type="dxa"/>
              <w:left w:w="100" w:type="dxa"/>
              <w:bottom w:w="100" w:type="dxa"/>
              <w:right w:w="100" w:type="dxa"/>
            </w:tcMar>
          </w:tcPr>
          <w:p w14:paraId="2D50328A" w14:textId="77777777" w:rsidR="00027871" w:rsidRPr="00BA02DC" w:rsidRDefault="00027871">
            <w:pPr>
              <w:widowControl w:val="0"/>
              <w:spacing w:line="240" w:lineRule="auto"/>
              <w:jc w:val="both"/>
              <w:rPr>
                <w:sz w:val="28"/>
                <w:szCs w:val="28"/>
                <w:lang w:val="ru-RU"/>
              </w:rPr>
            </w:pPr>
          </w:p>
        </w:tc>
      </w:tr>
      <w:tr w:rsidR="00027871" w:rsidRPr="00BA02DC" w14:paraId="39149639" w14:textId="77777777">
        <w:trPr>
          <w:trHeight w:val="459"/>
        </w:trPr>
        <w:tc>
          <w:tcPr>
            <w:tcW w:w="2460" w:type="dxa"/>
            <w:tcMar>
              <w:top w:w="100" w:type="dxa"/>
              <w:left w:w="100" w:type="dxa"/>
              <w:bottom w:w="100" w:type="dxa"/>
              <w:right w:w="100" w:type="dxa"/>
            </w:tcMar>
          </w:tcPr>
          <w:p w14:paraId="03493D4D" w14:textId="77777777" w:rsidR="00027871" w:rsidRDefault="00000000">
            <w:pPr>
              <w:widowControl w:val="0"/>
              <w:spacing w:line="240" w:lineRule="auto"/>
              <w:jc w:val="both"/>
              <w:rPr>
                <w:sz w:val="28"/>
                <w:szCs w:val="28"/>
              </w:rPr>
            </w:pPr>
            <w:r>
              <w:rPr>
                <w:sz w:val="28"/>
                <w:szCs w:val="28"/>
              </w:rPr>
              <w:t xml:space="preserve">Менеджер з продажу </w:t>
            </w:r>
          </w:p>
        </w:tc>
        <w:tc>
          <w:tcPr>
            <w:tcW w:w="3255" w:type="dxa"/>
            <w:tcMar>
              <w:top w:w="100" w:type="dxa"/>
              <w:left w:w="100" w:type="dxa"/>
              <w:bottom w:w="100" w:type="dxa"/>
              <w:right w:w="100" w:type="dxa"/>
            </w:tcMar>
          </w:tcPr>
          <w:p w14:paraId="2BC1737D" w14:textId="77777777" w:rsidR="00027871" w:rsidRPr="00BA02DC" w:rsidRDefault="00000000">
            <w:pPr>
              <w:widowControl w:val="0"/>
              <w:spacing w:line="240" w:lineRule="auto"/>
              <w:jc w:val="both"/>
              <w:rPr>
                <w:sz w:val="28"/>
                <w:szCs w:val="28"/>
                <w:lang w:val="ru-RU"/>
              </w:rPr>
            </w:pPr>
            <w:r w:rsidRPr="00BA02DC">
              <w:rPr>
                <w:sz w:val="28"/>
                <w:szCs w:val="28"/>
                <w:lang w:val="ru-RU"/>
              </w:rPr>
              <w:t>Пошук комерційних та експортних замовлень, клієнтів, переговори з замовниками</w:t>
            </w:r>
          </w:p>
        </w:tc>
        <w:tc>
          <w:tcPr>
            <w:tcW w:w="1275" w:type="dxa"/>
            <w:shd w:val="clear" w:color="auto" w:fill="D9EAD3"/>
            <w:tcMar>
              <w:top w:w="100" w:type="dxa"/>
              <w:left w:w="100" w:type="dxa"/>
              <w:bottom w:w="100" w:type="dxa"/>
              <w:right w:w="100" w:type="dxa"/>
            </w:tcMar>
          </w:tcPr>
          <w:p w14:paraId="377844F3" w14:textId="77777777" w:rsidR="00027871" w:rsidRPr="00BA02DC" w:rsidRDefault="00027871">
            <w:pPr>
              <w:widowControl w:val="0"/>
              <w:spacing w:line="240" w:lineRule="auto"/>
              <w:jc w:val="both"/>
              <w:rPr>
                <w:sz w:val="28"/>
                <w:szCs w:val="28"/>
                <w:lang w:val="ru-RU"/>
              </w:rPr>
            </w:pPr>
          </w:p>
        </w:tc>
        <w:tc>
          <w:tcPr>
            <w:tcW w:w="1275" w:type="dxa"/>
            <w:shd w:val="clear" w:color="auto" w:fill="D9EAD3"/>
            <w:tcMar>
              <w:top w:w="100" w:type="dxa"/>
              <w:left w:w="100" w:type="dxa"/>
              <w:bottom w:w="100" w:type="dxa"/>
              <w:right w:w="100" w:type="dxa"/>
            </w:tcMar>
          </w:tcPr>
          <w:p w14:paraId="1BF9F426" w14:textId="77777777" w:rsidR="00027871" w:rsidRPr="00BA02DC" w:rsidRDefault="00027871">
            <w:pPr>
              <w:widowControl w:val="0"/>
              <w:spacing w:line="240" w:lineRule="auto"/>
              <w:jc w:val="both"/>
              <w:rPr>
                <w:sz w:val="28"/>
                <w:szCs w:val="28"/>
                <w:lang w:val="ru-RU"/>
              </w:rPr>
            </w:pPr>
          </w:p>
        </w:tc>
        <w:tc>
          <w:tcPr>
            <w:tcW w:w="1215" w:type="dxa"/>
            <w:shd w:val="clear" w:color="auto" w:fill="D9EAD3"/>
            <w:tcMar>
              <w:top w:w="100" w:type="dxa"/>
              <w:left w:w="100" w:type="dxa"/>
              <w:bottom w:w="100" w:type="dxa"/>
              <w:right w:w="100" w:type="dxa"/>
            </w:tcMar>
          </w:tcPr>
          <w:p w14:paraId="5F180F6C" w14:textId="77777777" w:rsidR="00027871" w:rsidRPr="00BA02DC" w:rsidRDefault="00027871">
            <w:pPr>
              <w:widowControl w:val="0"/>
              <w:spacing w:line="240" w:lineRule="auto"/>
              <w:jc w:val="both"/>
              <w:rPr>
                <w:sz w:val="28"/>
                <w:szCs w:val="28"/>
                <w:lang w:val="ru-RU"/>
              </w:rPr>
            </w:pPr>
          </w:p>
        </w:tc>
      </w:tr>
      <w:tr w:rsidR="00027871" w14:paraId="48CB8C02" w14:textId="77777777">
        <w:trPr>
          <w:trHeight w:val="459"/>
        </w:trPr>
        <w:tc>
          <w:tcPr>
            <w:tcW w:w="2460" w:type="dxa"/>
            <w:tcMar>
              <w:top w:w="100" w:type="dxa"/>
              <w:left w:w="100" w:type="dxa"/>
              <w:bottom w:w="100" w:type="dxa"/>
              <w:right w:w="100" w:type="dxa"/>
            </w:tcMar>
          </w:tcPr>
          <w:p w14:paraId="65D3E970" w14:textId="77777777" w:rsidR="00027871" w:rsidRDefault="00000000">
            <w:pPr>
              <w:spacing w:line="240" w:lineRule="auto"/>
              <w:jc w:val="both"/>
              <w:rPr>
                <w:sz w:val="28"/>
                <w:szCs w:val="28"/>
              </w:rPr>
            </w:pPr>
            <w:r>
              <w:rPr>
                <w:sz w:val="28"/>
                <w:szCs w:val="28"/>
              </w:rPr>
              <w:t>Спеціаліст по закупівлі</w:t>
            </w:r>
          </w:p>
        </w:tc>
        <w:tc>
          <w:tcPr>
            <w:tcW w:w="3255" w:type="dxa"/>
            <w:tcMar>
              <w:top w:w="100" w:type="dxa"/>
              <w:left w:w="100" w:type="dxa"/>
              <w:bottom w:w="100" w:type="dxa"/>
              <w:right w:w="100" w:type="dxa"/>
            </w:tcMar>
          </w:tcPr>
          <w:p w14:paraId="0DAF5AA3" w14:textId="77777777" w:rsidR="00027871" w:rsidRDefault="00000000">
            <w:pPr>
              <w:spacing w:line="240" w:lineRule="auto"/>
              <w:jc w:val="both"/>
              <w:rPr>
                <w:sz w:val="28"/>
                <w:szCs w:val="28"/>
              </w:rPr>
            </w:pPr>
            <w:r>
              <w:rPr>
                <w:sz w:val="28"/>
                <w:szCs w:val="28"/>
              </w:rPr>
              <w:t>Закупка матеріалів і розхідників</w:t>
            </w:r>
          </w:p>
        </w:tc>
        <w:tc>
          <w:tcPr>
            <w:tcW w:w="1275" w:type="dxa"/>
            <w:shd w:val="clear" w:color="auto" w:fill="F4CCCC"/>
            <w:tcMar>
              <w:top w:w="100" w:type="dxa"/>
              <w:left w:w="100" w:type="dxa"/>
              <w:bottom w:w="100" w:type="dxa"/>
              <w:right w:w="100" w:type="dxa"/>
            </w:tcMar>
          </w:tcPr>
          <w:p w14:paraId="1B34D6BD" w14:textId="77777777" w:rsidR="00027871" w:rsidRDefault="00000000">
            <w:pPr>
              <w:widowControl w:val="0"/>
              <w:spacing w:line="240" w:lineRule="auto"/>
              <w:jc w:val="both"/>
              <w:rPr>
                <w:sz w:val="28"/>
                <w:szCs w:val="28"/>
              </w:rPr>
            </w:pPr>
            <w:ins w:id="39" w:author="Рената Сидоренко" w:date="2024-01-26T11:49:00Z">
              <w:r>
                <w:rPr>
                  <w:sz w:val="28"/>
                  <w:szCs w:val="28"/>
                </w:rPr>
                <w:t>зелений</w:t>
              </w:r>
            </w:ins>
          </w:p>
        </w:tc>
        <w:tc>
          <w:tcPr>
            <w:tcW w:w="1275" w:type="dxa"/>
            <w:shd w:val="clear" w:color="auto" w:fill="F4CCCC"/>
            <w:tcMar>
              <w:top w:w="100" w:type="dxa"/>
              <w:left w:w="100" w:type="dxa"/>
              <w:bottom w:w="100" w:type="dxa"/>
              <w:right w:w="100" w:type="dxa"/>
            </w:tcMar>
          </w:tcPr>
          <w:p w14:paraId="551EDAFD" w14:textId="77777777" w:rsidR="00027871" w:rsidRDefault="00000000">
            <w:pPr>
              <w:widowControl w:val="0"/>
              <w:spacing w:line="240" w:lineRule="auto"/>
              <w:jc w:val="both"/>
              <w:rPr>
                <w:sz w:val="28"/>
                <w:szCs w:val="28"/>
              </w:rPr>
            </w:pPr>
            <w:ins w:id="40" w:author="Рената Сидоренко" w:date="2024-01-26T11:50:00Z">
              <w:r>
                <w:rPr>
                  <w:sz w:val="28"/>
                  <w:szCs w:val="28"/>
                </w:rPr>
                <w:t>зелений</w:t>
              </w:r>
            </w:ins>
          </w:p>
        </w:tc>
        <w:tc>
          <w:tcPr>
            <w:tcW w:w="1215" w:type="dxa"/>
            <w:shd w:val="clear" w:color="auto" w:fill="D9EAD3"/>
            <w:tcMar>
              <w:top w:w="100" w:type="dxa"/>
              <w:left w:w="100" w:type="dxa"/>
              <w:bottom w:w="100" w:type="dxa"/>
              <w:right w:w="100" w:type="dxa"/>
            </w:tcMar>
          </w:tcPr>
          <w:p w14:paraId="1BC3FCF2" w14:textId="77777777" w:rsidR="00027871" w:rsidRDefault="00027871">
            <w:pPr>
              <w:widowControl w:val="0"/>
              <w:spacing w:line="240" w:lineRule="auto"/>
              <w:jc w:val="both"/>
              <w:rPr>
                <w:sz w:val="28"/>
                <w:szCs w:val="28"/>
              </w:rPr>
            </w:pPr>
          </w:p>
        </w:tc>
      </w:tr>
      <w:tr w:rsidR="00027871" w:rsidRPr="00BA02DC" w14:paraId="5FBA6EC6" w14:textId="77777777">
        <w:trPr>
          <w:trHeight w:val="459"/>
        </w:trPr>
        <w:tc>
          <w:tcPr>
            <w:tcW w:w="2460" w:type="dxa"/>
            <w:tcMar>
              <w:top w:w="100" w:type="dxa"/>
              <w:left w:w="100" w:type="dxa"/>
              <w:bottom w:w="100" w:type="dxa"/>
              <w:right w:w="100" w:type="dxa"/>
            </w:tcMar>
          </w:tcPr>
          <w:p w14:paraId="43C6F621" w14:textId="77777777" w:rsidR="00027871" w:rsidRDefault="00000000">
            <w:pPr>
              <w:spacing w:line="240" w:lineRule="auto"/>
              <w:jc w:val="both"/>
              <w:rPr>
                <w:sz w:val="28"/>
                <w:szCs w:val="28"/>
              </w:rPr>
            </w:pPr>
            <w:r>
              <w:rPr>
                <w:sz w:val="28"/>
                <w:szCs w:val="28"/>
              </w:rPr>
              <w:t xml:space="preserve">Завсклад </w:t>
            </w:r>
          </w:p>
        </w:tc>
        <w:tc>
          <w:tcPr>
            <w:tcW w:w="3255" w:type="dxa"/>
            <w:tcMar>
              <w:top w:w="100" w:type="dxa"/>
              <w:left w:w="100" w:type="dxa"/>
              <w:bottom w:w="100" w:type="dxa"/>
              <w:right w:w="100" w:type="dxa"/>
            </w:tcMar>
          </w:tcPr>
          <w:p w14:paraId="42DD1BD1" w14:textId="77777777" w:rsidR="00027871" w:rsidRPr="00BA02DC" w:rsidRDefault="00000000">
            <w:pPr>
              <w:spacing w:line="240" w:lineRule="auto"/>
              <w:jc w:val="both"/>
              <w:rPr>
                <w:sz w:val="28"/>
                <w:szCs w:val="28"/>
                <w:lang w:val="ru-RU"/>
              </w:rPr>
            </w:pPr>
            <w:r w:rsidRPr="00BA02DC">
              <w:rPr>
                <w:sz w:val="28"/>
                <w:szCs w:val="28"/>
                <w:lang w:val="ru-RU"/>
              </w:rPr>
              <w:t>Менеджмент і облік наявних матеріалів, прийом поставок, облік і внесення в систему готової продукції</w:t>
            </w:r>
          </w:p>
        </w:tc>
        <w:tc>
          <w:tcPr>
            <w:tcW w:w="1275" w:type="dxa"/>
            <w:shd w:val="clear" w:color="auto" w:fill="F4CCCC"/>
            <w:tcMar>
              <w:top w:w="100" w:type="dxa"/>
              <w:left w:w="100" w:type="dxa"/>
              <w:bottom w:w="100" w:type="dxa"/>
              <w:right w:w="100" w:type="dxa"/>
            </w:tcMar>
          </w:tcPr>
          <w:p w14:paraId="3780F3DF" w14:textId="77777777" w:rsidR="00027871" w:rsidRPr="00BA02DC" w:rsidRDefault="00027871">
            <w:pPr>
              <w:widowControl w:val="0"/>
              <w:spacing w:line="240" w:lineRule="auto"/>
              <w:jc w:val="both"/>
              <w:rPr>
                <w:sz w:val="28"/>
                <w:szCs w:val="28"/>
                <w:lang w:val="ru-RU"/>
              </w:rPr>
            </w:pPr>
          </w:p>
        </w:tc>
        <w:tc>
          <w:tcPr>
            <w:tcW w:w="1275" w:type="dxa"/>
            <w:shd w:val="clear" w:color="auto" w:fill="F4CCCC"/>
            <w:tcMar>
              <w:top w:w="100" w:type="dxa"/>
              <w:left w:w="100" w:type="dxa"/>
              <w:bottom w:w="100" w:type="dxa"/>
              <w:right w:w="100" w:type="dxa"/>
            </w:tcMar>
          </w:tcPr>
          <w:p w14:paraId="69188EC5" w14:textId="77777777" w:rsidR="00027871" w:rsidRPr="00BA02DC" w:rsidRDefault="00027871">
            <w:pPr>
              <w:widowControl w:val="0"/>
              <w:spacing w:line="240" w:lineRule="auto"/>
              <w:jc w:val="both"/>
              <w:rPr>
                <w:sz w:val="28"/>
                <w:szCs w:val="28"/>
                <w:lang w:val="ru-RU"/>
              </w:rPr>
            </w:pPr>
          </w:p>
        </w:tc>
        <w:tc>
          <w:tcPr>
            <w:tcW w:w="1215" w:type="dxa"/>
            <w:shd w:val="clear" w:color="auto" w:fill="D9EAD3"/>
            <w:tcMar>
              <w:top w:w="100" w:type="dxa"/>
              <w:left w:w="100" w:type="dxa"/>
              <w:bottom w:w="100" w:type="dxa"/>
              <w:right w:w="100" w:type="dxa"/>
            </w:tcMar>
          </w:tcPr>
          <w:p w14:paraId="6E2A16D2" w14:textId="77777777" w:rsidR="00027871" w:rsidRPr="00BA02DC" w:rsidRDefault="00027871">
            <w:pPr>
              <w:widowControl w:val="0"/>
              <w:spacing w:line="240" w:lineRule="auto"/>
              <w:jc w:val="both"/>
              <w:rPr>
                <w:sz w:val="28"/>
                <w:szCs w:val="28"/>
                <w:lang w:val="ru-RU"/>
              </w:rPr>
            </w:pPr>
          </w:p>
        </w:tc>
      </w:tr>
      <w:tr w:rsidR="00027871" w:rsidRPr="00BA02DC" w14:paraId="776BAAA4" w14:textId="77777777">
        <w:trPr>
          <w:trHeight w:val="459"/>
        </w:trPr>
        <w:tc>
          <w:tcPr>
            <w:tcW w:w="2460" w:type="dxa"/>
            <w:tcMar>
              <w:top w:w="100" w:type="dxa"/>
              <w:left w:w="100" w:type="dxa"/>
              <w:bottom w:w="100" w:type="dxa"/>
              <w:right w:w="100" w:type="dxa"/>
            </w:tcMar>
          </w:tcPr>
          <w:p w14:paraId="0E387EC5" w14:textId="77777777" w:rsidR="00027871" w:rsidRDefault="00000000">
            <w:pPr>
              <w:widowControl w:val="0"/>
              <w:spacing w:line="240" w:lineRule="auto"/>
              <w:jc w:val="both"/>
              <w:rPr>
                <w:sz w:val="28"/>
                <w:szCs w:val="28"/>
              </w:rPr>
            </w:pPr>
            <w:r>
              <w:rPr>
                <w:sz w:val="28"/>
                <w:szCs w:val="28"/>
              </w:rPr>
              <w:t xml:space="preserve">Технолог </w:t>
            </w:r>
          </w:p>
        </w:tc>
        <w:tc>
          <w:tcPr>
            <w:tcW w:w="3255" w:type="dxa"/>
            <w:tcMar>
              <w:top w:w="100" w:type="dxa"/>
              <w:left w:w="100" w:type="dxa"/>
              <w:bottom w:w="100" w:type="dxa"/>
              <w:right w:w="100" w:type="dxa"/>
            </w:tcMar>
          </w:tcPr>
          <w:p w14:paraId="28640111" w14:textId="77777777" w:rsidR="00027871" w:rsidRPr="00BA02DC" w:rsidRDefault="00000000">
            <w:pPr>
              <w:widowControl w:val="0"/>
              <w:spacing w:line="240" w:lineRule="auto"/>
              <w:jc w:val="both"/>
              <w:rPr>
                <w:sz w:val="28"/>
                <w:szCs w:val="28"/>
                <w:lang w:val="ru-RU"/>
              </w:rPr>
            </w:pPr>
            <w:r w:rsidRPr="00BA02DC">
              <w:rPr>
                <w:sz w:val="28"/>
                <w:szCs w:val="28"/>
                <w:lang w:val="ru-RU"/>
              </w:rPr>
              <w:t>Розробка специфікації, прорахунки виробу, створення карти виробу</w:t>
            </w:r>
          </w:p>
        </w:tc>
        <w:tc>
          <w:tcPr>
            <w:tcW w:w="1275" w:type="dxa"/>
            <w:shd w:val="clear" w:color="auto" w:fill="F4CCCC"/>
            <w:tcMar>
              <w:top w:w="100" w:type="dxa"/>
              <w:left w:w="100" w:type="dxa"/>
              <w:bottom w:w="100" w:type="dxa"/>
              <w:right w:w="100" w:type="dxa"/>
            </w:tcMar>
          </w:tcPr>
          <w:p w14:paraId="1F89B72E" w14:textId="77777777" w:rsidR="00027871" w:rsidRPr="00BA02DC" w:rsidRDefault="00027871">
            <w:pPr>
              <w:widowControl w:val="0"/>
              <w:spacing w:line="240" w:lineRule="auto"/>
              <w:jc w:val="both"/>
              <w:rPr>
                <w:sz w:val="28"/>
                <w:szCs w:val="28"/>
                <w:lang w:val="ru-RU"/>
              </w:rPr>
            </w:pPr>
          </w:p>
        </w:tc>
        <w:tc>
          <w:tcPr>
            <w:tcW w:w="1275" w:type="dxa"/>
            <w:shd w:val="clear" w:color="auto" w:fill="D9EAD3"/>
            <w:tcMar>
              <w:top w:w="100" w:type="dxa"/>
              <w:left w:w="100" w:type="dxa"/>
              <w:bottom w:w="100" w:type="dxa"/>
              <w:right w:w="100" w:type="dxa"/>
            </w:tcMar>
          </w:tcPr>
          <w:p w14:paraId="01451690" w14:textId="77777777" w:rsidR="00027871" w:rsidRPr="00BA02DC" w:rsidRDefault="00027871">
            <w:pPr>
              <w:widowControl w:val="0"/>
              <w:spacing w:line="240" w:lineRule="auto"/>
              <w:jc w:val="both"/>
              <w:rPr>
                <w:sz w:val="28"/>
                <w:szCs w:val="28"/>
                <w:lang w:val="ru-RU"/>
              </w:rPr>
            </w:pPr>
          </w:p>
        </w:tc>
        <w:tc>
          <w:tcPr>
            <w:tcW w:w="1215" w:type="dxa"/>
            <w:shd w:val="clear" w:color="auto" w:fill="D9EAD3"/>
            <w:tcMar>
              <w:top w:w="100" w:type="dxa"/>
              <w:left w:w="100" w:type="dxa"/>
              <w:bottom w:w="100" w:type="dxa"/>
              <w:right w:w="100" w:type="dxa"/>
            </w:tcMar>
          </w:tcPr>
          <w:p w14:paraId="527F444A" w14:textId="77777777" w:rsidR="00027871" w:rsidRPr="00BA02DC" w:rsidRDefault="00027871">
            <w:pPr>
              <w:widowControl w:val="0"/>
              <w:spacing w:line="240" w:lineRule="auto"/>
              <w:jc w:val="both"/>
              <w:rPr>
                <w:sz w:val="28"/>
                <w:szCs w:val="28"/>
                <w:lang w:val="ru-RU"/>
              </w:rPr>
            </w:pPr>
          </w:p>
        </w:tc>
      </w:tr>
      <w:tr w:rsidR="00027871" w:rsidRPr="00BA02DC" w14:paraId="1C5CB625" w14:textId="77777777">
        <w:trPr>
          <w:trHeight w:val="459"/>
        </w:trPr>
        <w:tc>
          <w:tcPr>
            <w:tcW w:w="2460" w:type="dxa"/>
            <w:tcMar>
              <w:top w:w="100" w:type="dxa"/>
              <w:left w:w="100" w:type="dxa"/>
              <w:bottom w:w="100" w:type="dxa"/>
              <w:right w:w="100" w:type="dxa"/>
            </w:tcMar>
          </w:tcPr>
          <w:p w14:paraId="787E4020" w14:textId="77777777" w:rsidR="00027871" w:rsidRDefault="00000000">
            <w:pPr>
              <w:widowControl w:val="0"/>
              <w:spacing w:line="240" w:lineRule="auto"/>
              <w:jc w:val="both"/>
              <w:rPr>
                <w:sz w:val="28"/>
                <w:szCs w:val="28"/>
              </w:rPr>
            </w:pPr>
            <w:r>
              <w:rPr>
                <w:sz w:val="28"/>
                <w:szCs w:val="28"/>
              </w:rPr>
              <w:t xml:space="preserve">Конструктор </w:t>
            </w:r>
          </w:p>
        </w:tc>
        <w:tc>
          <w:tcPr>
            <w:tcW w:w="3255" w:type="dxa"/>
            <w:tcMar>
              <w:top w:w="100" w:type="dxa"/>
              <w:left w:w="100" w:type="dxa"/>
              <w:bottom w:w="100" w:type="dxa"/>
              <w:right w:w="100" w:type="dxa"/>
            </w:tcMar>
          </w:tcPr>
          <w:p w14:paraId="1E6EF0DB" w14:textId="77777777" w:rsidR="00027871" w:rsidRPr="00BA02DC" w:rsidRDefault="00000000">
            <w:pPr>
              <w:widowControl w:val="0"/>
              <w:spacing w:line="240" w:lineRule="auto"/>
              <w:jc w:val="both"/>
              <w:rPr>
                <w:sz w:val="28"/>
                <w:szCs w:val="28"/>
                <w:lang w:val="ru-RU"/>
              </w:rPr>
            </w:pPr>
            <w:r w:rsidRPr="00BA02DC">
              <w:rPr>
                <w:sz w:val="28"/>
                <w:szCs w:val="28"/>
                <w:lang w:val="ru-RU"/>
              </w:rPr>
              <w:t>Розробка лекал, облік наявних лекал, менедж. закрійників</w:t>
            </w:r>
          </w:p>
        </w:tc>
        <w:tc>
          <w:tcPr>
            <w:tcW w:w="1275" w:type="dxa"/>
            <w:shd w:val="clear" w:color="auto" w:fill="F4CCCC"/>
            <w:tcMar>
              <w:top w:w="100" w:type="dxa"/>
              <w:left w:w="100" w:type="dxa"/>
              <w:bottom w:w="100" w:type="dxa"/>
              <w:right w:w="100" w:type="dxa"/>
            </w:tcMar>
          </w:tcPr>
          <w:p w14:paraId="211AC452" w14:textId="77777777" w:rsidR="00027871" w:rsidRPr="00BA02DC" w:rsidRDefault="00027871">
            <w:pPr>
              <w:widowControl w:val="0"/>
              <w:spacing w:line="240" w:lineRule="auto"/>
              <w:jc w:val="both"/>
              <w:rPr>
                <w:sz w:val="28"/>
                <w:szCs w:val="28"/>
                <w:lang w:val="ru-RU"/>
              </w:rPr>
            </w:pPr>
          </w:p>
        </w:tc>
        <w:tc>
          <w:tcPr>
            <w:tcW w:w="1275" w:type="dxa"/>
            <w:shd w:val="clear" w:color="auto" w:fill="D9EAD3"/>
            <w:tcMar>
              <w:top w:w="100" w:type="dxa"/>
              <w:left w:w="100" w:type="dxa"/>
              <w:bottom w:w="100" w:type="dxa"/>
              <w:right w:w="100" w:type="dxa"/>
            </w:tcMar>
          </w:tcPr>
          <w:p w14:paraId="1AEA5190" w14:textId="77777777" w:rsidR="00027871" w:rsidRPr="00BA02DC" w:rsidRDefault="00027871">
            <w:pPr>
              <w:widowControl w:val="0"/>
              <w:spacing w:line="240" w:lineRule="auto"/>
              <w:jc w:val="both"/>
              <w:rPr>
                <w:sz w:val="28"/>
                <w:szCs w:val="28"/>
                <w:lang w:val="ru-RU"/>
              </w:rPr>
            </w:pPr>
          </w:p>
        </w:tc>
        <w:tc>
          <w:tcPr>
            <w:tcW w:w="1215" w:type="dxa"/>
            <w:shd w:val="clear" w:color="auto" w:fill="D9EAD3"/>
            <w:tcMar>
              <w:top w:w="100" w:type="dxa"/>
              <w:left w:w="100" w:type="dxa"/>
              <w:bottom w:w="100" w:type="dxa"/>
              <w:right w:w="100" w:type="dxa"/>
            </w:tcMar>
          </w:tcPr>
          <w:p w14:paraId="2A47B7A3" w14:textId="77777777" w:rsidR="00027871" w:rsidRPr="00BA02DC" w:rsidRDefault="00027871">
            <w:pPr>
              <w:widowControl w:val="0"/>
              <w:spacing w:line="240" w:lineRule="auto"/>
              <w:jc w:val="both"/>
              <w:rPr>
                <w:sz w:val="28"/>
                <w:szCs w:val="28"/>
                <w:lang w:val="ru-RU"/>
              </w:rPr>
            </w:pPr>
          </w:p>
        </w:tc>
      </w:tr>
      <w:tr w:rsidR="00027871" w:rsidRPr="00BA02DC" w14:paraId="55F0030E" w14:textId="77777777">
        <w:trPr>
          <w:trHeight w:val="459"/>
        </w:trPr>
        <w:tc>
          <w:tcPr>
            <w:tcW w:w="2460" w:type="dxa"/>
            <w:tcMar>
              <w:top w:w="100" w:type="dxa"/>
              <w:left w:w="100" w:type="dxa"/>
              <w:bottom w:w="100" w:type="dxa"/>
              <w:right w:w="100" w:type="dxa"/>
            </w:tcMar>
          </w:tcPr>
          <w:p w14:paraId="2BC45952" w14:textId="77777777" w:rsidR="00027871" w:rsidRDefault="00000000">
            <w:pPr>
              <w:spacing w:line="240" w:lineRule="auto"/>
              <w:jc w:val="both"/>
              <w:rPr>
                <w:sz w:val="28"/>
                <w:szCs w:val="28"/>
              </w:rPr>
            </w:pPr>
            <w:r>
              <w:rPr>
                <w:sz w:val="28"/>
                <w:szCs w:val="28"/>
              </w:rPr>
              <w:lastRenderedPageBreak/>
              <w:t>Майстер цеху</w:t>
            </w:r>
          </w:p>
        </w:tc>
        <w:tc>
          <w:tcPr>
            <w:tcW w:w="3255" w:type="dxa"/>
            <w:tcMar>
              <w:top w:w="100" w:type="dxa"/>
              <w:left w:w="100" w:type="dxa"/>
              <w:bottom w:w="100" w:type="dxa"/>
              <w:right w:w="100" w:type="dxa"/>
            </w:tcMar>
          </w:tcPr>
          <w:p w14:paraId="26A37B41" w14:textId="77777777" w:rsidR="00027871" w:rsidRPr="00BA02DC" w:rsidRDefault="00000000">
            <w:pPr>
              <w:spacing w:line="240" w:lineRule="auto"/>
              <w:jc w:val="both"/>
              <w:rPr>
                <w:sz w:val="28"/>
                <w:szCs w:val="28"/>
                <w:lang w:val="ru-RU"/>
              </w:rPr>
            </w:pPr>
            <w:r w:rsidRPr="00BA02DC">
              <w:rPr>
                <w:sz w:val="28"/>
                <w:szCs w:val="28"/>
                <w:lang w:val="ru-RU"/>
              </w:rPr>
              <w:t>Контроль процесу пошиву, менеджмент швей, облік готової продукції</w:t>
            </w:r>
          </w:p>
        </w:tc>
        <w:tc>
          <w:tcPr>
            <w:tcW w:w="1275" w:type="dxa"/>
            <w:shd w:val="clear" w:color="auto" w:fill="F4CCCC"/>
            <w:tcMar>
              <w:top w:w="100" w:type="dxa"/>
              <w:left w:w="100" w:type="dxa"/>
              <w:bottom w:w="100" w:type="dxa"/>
              <w:right w:w="100" w:type="dxa"/>
            </w:tcMar>
          </w:tcPr>
          <w:p w14:paraId="68BC25A2" w14:textId="77777777" w:rsidR="00027871" w:rsidRPr="00BA02DC" w:rsidRDefault="00027871">
            <w:pPr>
              <w:widowControl w:val="0"/>
              <w:spacing w:line="240" w:lineRule="auto"/>
              <w:jc w:val="both"/>
              <w:rPr>
                <w:sz w:val="28"/>
                <w:szCs w:val="28"/>
                <w:lang w:val="ru-RU"/>
              </w:rPr>
            </w:pPr>
          </w:p>
        </w:tc>
        <w:tc>
          <w:tcPr>
            <w:tcW w:w="1275" w:type="dxa"/>
            <w:shd w:val="clear" w:color="auto" w:fill="F4CCCC"/>
            <w:tcMar>
              <w:top w:w="100" w:type="dxa"/>
              <w:left w:w="100" w:type="dxa"/>
              <w:bottom w:w="100" w:type="dxa"/>
              <w:right w:w="100" w:type="dxa"/>
            </w:tcMar>
          </w:tcPr>
          <w:p w14:paraId="14FC9A76" w14:textId="77777777" w:rsidR="00027871" w:rsidRPr="00BA02DC" w:rsidRDefault="00027871">
            <w:pPr>
              <w:widowControl w:val="0"/>
              <w:spacing w:line="240" w:lineRule="auto"/>
              <w:jc w:val="both"/>
              <w:rPr>
                <w:sz w:val="28"/>
                <w:szCs w:val="28"/>
                <w:lang w:val="ru-RU"/>
              </w:rPr>
            </w:pPr>
          </w:p>
        </w:tc>
        <w:tc>
          <w:tcPr>
            <w:tcW w:w="1215" w:type="dxa"/>
            <w:shd w:val="clear" w:color="auto" w:fill="D9EAD3"/>
            <w:tcMar>
              <w:top w:w="100" w:type="dxa"/>
              <w:left w:w="100" w:type="dxa"/>
              <w:bottom w:w="100" w:type="dxa"/>
              <w:right w:w="100" w:type="dxa"/>
            </w:tcMar>
          </w:tcPr>
          <w:p w14:paraId="39BE55D8" w14:textId="77777777" w:rsidR="00027871" w:rsidRPr="00BA02DC" w:rsidRDefault="00027871">
            <w:pPr>
              <w:widowControl w:val="0"/>
              <w:spacing w:line="240" w:lineRule="auto"/>
              <w:jc w:val="both"/>
              <w:rPr>
                <w:sz w:val="28"/>
                <w:szCs w:val="28"/>
                <w:lang w:val="ru-RU"/>
              </w:rPr>
            </w:pPr>
          </w:p>
        </w:tc>
      </w:tr>
    </w:tbl>
    <w:p w14:paraId="73B203C7" w14:textId="77777777" w:rsidR="00027871" w:rsidRPr="00BA02DC" w:rsidRDefault="00027871">
      <w:pPr>
        <w:jc w:val="both"/>
        <w:rPr>
          <w:b/>
          <w:sz w:val="28"/>
          <w:szCs w:val="28"/>
          <w:lang w:val="ru-RU"/>
        </w:rPr>
      </w:pPr>
    </w:p>
    <w:p w14:paraId="0F47E561" w14:textId="77777777" w:rsidR="00027871" w:rsidRPr="00BA02DC" w:rsidRDefault="00000000">
      <w:pPr>
        <w:spacing w:line="240" w:lineRule="auto"/>
        <w:jc w:val="both"/>
        <w:rPr>
          <w:sz w:val="28"/>
          <w:szCs w:val="28"/>
          <w:lang w:val="ru-RU"/>
        </w:rPr>
      </w:pPr>
      <w:hyperlink r:id="rId15" w:anchor="gid=0">
        <w:r w:rsidRPr="00BA02DC">
          <w:rPr>
            <w:color w:val="1155CC"/>
            <w:sz w:val="28"/>
            <w:szCs w:val="28"/>
            <w:u w:val="single"/>
            <w:lang w:val="ru-RU"/>
          </w:rPr>
          <w:t xml:space="preserve">Матриця ролей </w:t>
        </w:r>
      </w:hyperlink>
    </w:p>
    <w:p w14:paraId="543765EC" w14:textId="77777777" w:rsidR="00027871" w:rsidRPr="00BA02DC" w:rsidRDefault="00027871">
      <w:pPr>
        <w:spacing w:line="240" w:lineRule="auto"/>
        <w:jc w:val="both"/>
        <w:rPr>
          <w:sz w:val="28"/>
          <w:szCs w:val="28"/>
          <w:lang w:val="ru-RU"/>
        </w:rPr>
      </w:pPr>
    </w:p>
    <w:p w14:paraId="6C4DE49A" w14:textId="77777777" w:rsidR="00027871" w:rsidRPr="00BA02DC" w:rsidRDefault="00000000">
      <w:pPr>
        <w:spacing w:line="240" w:lineRule="auto"/>
        <w:jc w:val="both"/>
        <w:rPr>
          <w:sz w:val="28"/>
          <w:szCs w:val="28"/>
          <w:lang w:val="ru-RU"/>
        </w:rPr>
      </w:pPr>
      <w:r w:rsidRPr="00BA02DC">
        <w:rPr>
          <w:sz w:val="28"/>
          <w:szCs w:val="28"/>
          <w:lang w:val="ru-RU"/>
        </w:rPr>
        <w:t xml:space="preserve">Матриця ролей містить перелік ролей, які є в системі, а також рівень доступів користувачів з цими ролями і перелік модулей або функціональностей системи, до яких користувач в певній ролі має доступ. </w:t>
      </w:r>
    </w:p>
    <w:p w14:paraId="0347C7EF" w14:textId="77777777" w:rsidR="00027871" w:rsidRDefault="00000000">
      <w:pPr>
        <w:spacing w:line="240" w:lineRule="auto"/>
        <w:jc w:val="both"/>
        <w:rPr>
          <w:sz w:val="28"/>
          <w:szCs w:val="28"/>
        </w:rPr>
      </w:pPr>
      <w:r>
        <w:rPr>
          <w:noProof/>
          <w:sz w:val="28"/>
          <w:szCs w:val="28"/>
        </w:rPr>
        <w:drawing>
          <wp:inline distT="114300" distB="114300" distL="114300" distR="114300" wp14:anchorId="1D64C8B5" wp14:editId="3E749335">
            <wp:extent cx="5943600" cy="20320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5943600" cy="2032000"/>
                    </a:xfrm>
                    <a:prstGeom prst="rect">
                      <a:avLst/>
                    </a:prstGeom>
                    <a:ln/>
                  </pic:spPr>
                </pic:pic>
              </a:graphicData>
            </a:graphic>
          </wp:inline>
        </w:drawing>
      </w:r>
    </w:p>
    <w:p w14:paraId="73CDC329" w14:textId="77777777" w:rsidR="00027871" w:rsidRDefault="00027871">
      <w:pPr>
        <w:jc w:val="both"/>
        <w:rPr>
          <w:b/>
          <w:sz w:val="28"/>
          <w:szCs w:val="28"/>
        </w:rPr>
      </w:pPr>
    </w:p>
    <w:p w14:paraId="37C4E399" w14:textId="77777777" w:rsidR="00027871" w:rsidRDefault="00027871">
      <w:pPr>
        <w:jc w:val="both"/>
        <w:rPr>
          <w:b/>
          <w:sz w:val="28"/>
          <w:szCs w:val="28"/>
        </w:rPr>
      </w:pPr>
    </w:p>
    <w:p w14:paraId="175C3E20" w14:textId="77777777" w:rsidR="00027871" w:rsidRDefault="00000000">
      <w:pPr>
        <w:pStyle w:val="2"/>
        <w:spacing w:line="240" w:lineRule="auto"/>
        <w:jc w:val="both"/>
      </w:pPr>
      <w:bookmarkStart w:id="41" w:name="_os7eprisgnps" w:colFirst="0" w:colLast="0"/>
      <w:bookmarkEnd w:id="41"/>
      <w:commentRangeStart w:id="42"/>
      <w:r>
        <w:t>Системні дані</w:t>
      </w:r>
      <w:commentRangeEnd w:id="42"/>
      <w:r>
        <w:rPr>
          <w:rStyle w:val="ab"/>
          <w:sz w:val="32"/>
          <w:szCs w:val="32"/>
        </w:rPr>
        <w:commentReference w:id="42"/>
      </w:r>
    </w:p>
    <w:p w14:paraId="48C8076C" w14:textId="77777777" w:rsidR="00027871" w:rsidRDefault="00027871">
      <w:pPr>
        <w:jc w:val="both"/>
        <w:rPr>
          <w:sz w:val="28"/>
          <w:szCs w:val="28"/>
        </w:rPr>
      </w:pPr>
    </w:p>
    <w:p w14:paraId="3CD1A41C" w14:textId="77777777" w:rsidR="00027871" w:rsidRDefault="00000000">
      <w:pPr>
        <w:ind w:firstLine="720"/>
        <w:jc w:val="both"/>
        <w:rPr>
          <w:sz w:val="28"/>
          <w:szCs w:val="28"/>
        </w:rPr>
      </w:pPr>
      <w:r>
        <w:rPr>
          <w:sz w:val="28"/>
          <w:szCs w:val="28"/>
        </w:rPr>
        <w:t xml:space="preserve">Облікові дані, які мають міститись в системі для того, щоб всі учасники могли в реальному часі бачити наявні дані і зміни які з ними відбуваються. Ця автоматизація має на меті пришвидшення процесів і скорочення кількості помилок при роботі з даними. </w:t>
      </w:r>
    </w:p>
    <w:p w14:paraId="519192E6" w14:textId="77777777" w:rsidR="00027871" w:rsidRPr="00BA02DC" w:rsidRDefault="00000000">
      <w:pPr>
        <w:jc w:val="both"/>
        <w:rPr>
          <w:sz w:val="28"/>
          <w:szCs w:val="28"/>
          <w:lang w:val="ru-RU"/>
        </w:rPr>
      </w:pPr>
      <w:r w:rsidRPr="00BA02DC">
        <w:rPr>
          <w:sz w:val="28"/>
          <w:szCs w:val="28"/>
          <w:lang w:val="ru-RU"/>
        </w:rPr>
        <w:t xml:space="preserve">Інформація має бути актуальною і оновлюватись в режимі реального часу для всіх учасників, які мають доступ до конкретного розділу системи. </w:t>
      </w:r>
    </w:p>
    <w:p w14:paraId="58BD5B64" w14:textId="77777777" w:rsidR="00027871" w:rsidRPr="00BA02DC" w:rsidRDefault="00027871">
      <w:pPr>
        <w:spacing w:line="240" w:lineRule="auto"/>
        <w:jc w:val="both"/>
        <w:rPr>
          <w:sz w:val="28"/>
          <w:szCs w:val="28"/>
          <w:lang w:val="ru-RU"/>
        </w:rPr>
      </w:pPr>
    </w:p>
    <w:p w14:paraId="7368035C" w14:textId="77777777" w:rsidR="00027871" w:rsidRPr="00BA02DC" w:rsidRDefault="00000000">
      <w:pPr>
        <w:numPr>
          <w:ilvl w:val="0"/>
          <w:numId w:val="36"/>
        </w:numPr>
        <w:spacing w:line="240" w:lineRule="auto"/>
        <w:jc w:val="both"/>
        <w:rPr>
          <w:sz w:val="28"/>
          <w:szCs w:val="28"/>
          <w:lang w:val="ru-RU"/>
        </w:rPr>
      </w:pPr>
      <w:r w:rsidRPr="00BA02DC">
        <w:rPr>
          <w:sz w:val="28"/>
          <w:szCs w:val="28"/>
          <w:lang w:val="ru-RU"/>
        </w:rPr>
        <w:t>Облік матеріалів в наявності та їх вартість;</w:t>
      </w:r>
    </w:p>
    <w:p w14:paraId="7855E02C" w14:textId="77777777" w:rsidR="00027871" w:rsidRDefault="00000000">
      <w:pPr>
        <w:numPr>
          <w:ilvl w:val="0"/>
          <w:numId w:val="36"/>
        </w:numPr>
        <w:spacing w:line="240" w:lineRule="auto"/>
        <w:jc w:val="both"/>
        <w:rPr>
          <w:sz w:val="28"/>
          <w:szCs w:val="28"/>
        </w:rPr>
      </w:pPr>
      <w:r>
        <w:rPr>
          <w:sz w:val="28"/>
          <w:szCs w:val="28"/>
        </w:rPr>
        <w:t>Облік наявних лекал/викрійок;</w:t>
      </w:r>
    </w:p>
    <w:p w14:paraId="1185ECA7" w14:textId="77777777" w:rsidR="00027871" w:rsidRPr="00BA02DC" w:rsidRDefault="00000000">
      <w:pPr>
        <w:numPr>
          <w:ilvl w:val="0"/>
          <w:numId w:val="36"/>
        </w:numPr>
        <w:spacing w:line="240" w:lineRule="auto"/>
        <w:jc w:val="both"/>
        <w:rPr>
          <w:sz w:val="28"/>
          <w:szCs w:val="28"/>
          <w:lang w:val="ru-RU"/>
        </w:rPr>
      </w:pPr>
      <w:r w:rsidRPr="00BA02DC">
        <w:rPr>
          <w:sz w:val="28"/>
          <w:szCs w:val="28"/>
          <w:lang w:val="ru-RU"/>
        </w:rPr>
        <w:lastRenderedPageBreak/>
        <w:t>Облік постачальників, їхні ціни на товар, асортимент товарів та наявність;</w:t>
      </w:r>
    </w:p>
    <w:p w14:paraId="59D46F19" w14:textId="77777777" w:rsidR="00027871" w:rsidRDefault="00000000">
      <w:pPr>
        <w:numPr>
          <w:ilvl w:val="0"/>
          <w:numId w:val="36"/>
        </w:numPr>
        <w:spacing w:line="240" w:lineRule="auto"/>
        <w:jc w:val="both"/>
        <w:rPr>
          <w:sz w:val="28"/>
          <w:szCs w:val="28"/>
        </w:rPr>
      </w:pPr>
      <w:r>
        <w:rPr>
          <w:sz w:val="28"/>
          <w:szCs w:val="28"/>
        </w:rPr>
        <w:t>Облік закупівель;</w:t>
      </w:r>
    </w:p>
    <w:p w14:paraId="45B70745" w14:textId="77777777" w:rsidR="00027871" w:rsidRPr="00BA02DC" w:rsidRDefault="00000000">
      <w:pPr>
        <w:numPr>
          <w:ilvl w:val="0"/>
          <w:numId w:val="36"/>
        </w:numPr>
        <w:spacing w:line="240" w:lineRule="auto"/>
        <w:jc w:val="both"/>
        <w:rPr>
          <w:sz w:val="28"/>
          <w:szCs w:val="28"/>
          <w:lang w:val="ru-RU"/>
        </w:rPr>
      </w:pPr>
      <w:r w:rsidRPr="00BA02DC">
        <w:rPr>
          <w:sz w:val="28"/>
          <w:szCs w:val="28"/>
          <w:lang w:val="ru-RU"/>
        </w:rPr>
        <w:t>Облік замовлень (описи і деталі);</w:t>
      </w:r>
    </w:p>
    <w:p w14:paraId="199EBF34" w14:textId="77777777" w:rsidR="00027871" w:rsidRPr="00BA02DC" w:rsidRDefault="00000000">
      <w:pPr>
        <w:numPr>
          <w:ilvl w:val="0"/>
          <w:numId w:val="36"/>
        </w:numPr>
        <w:spacing w:line="240" w:lineRule="auto"/>
        <w:jc w:val="both"/>
        <w:rPr>
          <w:sz w:val="28"/>
          <w:szCs w:val="28"/>
          <w:lang w:val="ru-RU"/>
        </w:rPr>
      </w:pPr>
      <w:r w:rsidRPr="00BA02DC">
        <w:rPr>
          <w:sz w:val="28"/>
          <w:szCs w:val="28"/>
          <w:lang w:val="ru-RU"/>
        </w:rPr>
        <w:t>Облік замовників (контакти, деталі замовлення, терміни);</w:t>
      </w:r>
    </w:p>
    <w:p w14:paraId="7A19FF42" w14:textId="77777777" w:rsidR="00027871" w:rsidRPr="00BA02DC" w:rsidRDefault="00000000">
      <w:pPr>
        <w:numPr>
          <w:ilvl w:val="0"/>
          <w:numId w:val="36"/>
        </w:numPr>
        <w:spacing w:line="240" w:lineRule="auto"/>
        <w:jc w:val="both"/>
        <w:rPr>
          <w:sz w:val="28"/>
          <w:szCs w:val="28"/>
          <w:lang w:val="ru-RU"/>
        </w:rPr>
      </w:pPr>
      <w:r w:rsidRPr="00BA02DC">
        <w:rPr>
          <w:sz w:val="28"/>
          <w:szCs w:val="28"/>
          <w:lang w:val="ru-RU"/>
        </w:rPr>
        <w:t>Облік прогресу по кожному замовленню та встановлені дати на виробництво;</w:t>
      </w:r>
    </w:p>
    <w:p w14:paraId="52629138" w14:textId="77777777" w:rsidR="00027871" w:rsidRPr="00BA02DC" w:rsidRDefault="00000000">
      <w:pPr>
        <w:numPr>
          <w:ilvl w:val="0"/>
          <w:numId w:val="36"/>
        </w:numPr>
        <w:spacing w:line="240" w:lineRule="auto"/>
        <w:jc w:val="both"/>
        <w:rPr>
          <w:sz w:val="28"/>
          <w:szCs w:val="28"/>
          <w:lang w:val="ru-RU"/>
        </w:rPr>
      </w:pPr>
      <w:r w:rsidRPr="00BA02DC">
        <w:rPr>
          <w:sz w:val="28"/>
          <w:szCs w:val="28"/>
          <w:lang w:val="ru-RU"/>
        </w:rPr>
        <w:t>Облік готових виробів/завершених проектів, деталі та вартість.</w:t>
      </w:r>
    </w:p>
    <w:p w14:paraId="2A69F021" w14:textId="77777777" w:rsidR="00027871" w:rsidRPr="00BA02DC" w:rsidRDefault="00027871">
      <w:pPr>
        <w:spacing w:line="240" w:lineRule="auto"/>
        <w:jc w:val="both"/>
        <w:rPr>
          <w:sz w:val="28"/>
          <w:szCs w:val="28"/>
          <w:lang w:val="ru-RU"/>
        </w:rPr>
      </w:pPr>
    </w:p>
    <w:p w14:paraId="3D2DF336" w14:textId="77777777" w:rsidR="00027871" w:rsidRPr="00BA02DC" w:rsidRDefault="00000000">
      <w:pPr>
        <w:pStyle w:val="3"/>
        <w:spacing w:line="240" w:lineRule="auto"/>
        <w:jc w:val="both"/>
        <w:rPr>
          <w:lang w:val="ru-RU"/>
        </w:rPr>
      </w:pPr>
      <w:bookmarkStart w:id="43" w:name="_961xb86w06wb" w:colFirst="0" w:colLast="0"/>
      <w:bookmarkEnd w:id="43"/>
      <w:r w:rsidRPr="00BA02DC">
        <w:rPr>
          <w:lang w:val="ru-RU"/>
        </w:rPr>
        <w:t>Інвентаризація - Наявні матеріали</w:t>
      </w:r>
    </w:p>
    <w:p w14:paraId="26D83490" w14:textId="77777777" w:rsidR="00027871" w:rsidRPr="00BA02DC" w:rsidRDefault="00027871">
      <w:pPr>
        <w:spacing w:line="240" w:lineRule="auto"/>
        <w:jc w:val="both"/>
        <w:rPr>
          <w:sz w:val="28"/>
          <w:szCs w:val="28"/>
          <w:lang w:val="ru-RU"/>
        </w:rPr>
      </w:pPr>
    </w:p>
    <w:p w14:paraId="4F6538E6" w14:textId="77777777" w:rsidR="00027871" w:rsidRPr="00BA02DC" w:rsidRDefault="00000000">
      <w:pPr>
        <w:spacing w:line="240" w:lineRule="auto"/>
        <w:jc w:val="both"/>
        <w:rPr>
          <w:sz w:val="28"/>
          <w:szCs w:val="28"/>
          <w:lang w:val="ru-RU"/>
        </w:rPr>
      </w:pPr>
      <w:r w:rsidRPr="00BA02DC">
        <w:rPr>
          <w:color w:val="434343"/>
          <w:sz w:val="28"/>
          <w:szCs w:val="28"/>
          <w:lang w:val="ru-RU"/>
        </w:rPr>
        <w:t xml:space="preserve">Інвентаризація це, по факту, </w:t>
      </w:r>
      <w:r w:rsidRPr="00BA02DC">
        <w:rPr>
          <w:sz w:val="28"/>
          <w:szCs w:val="28"/>
          <w:lang w:val="ru-RU"/>
        </w:rPr>
        <w:t xml:space="preserve">облік складу - користувач має мати змогу переглянути список всіх матеріалів, які є в наявності на складі, включаючи тканину, фурнітуру, оздоблювальні матеріали, та інші елементи. </w:t>
      </w:r>
      <w:r w:rsidRPr="00BA02DC">
        <w:rPr>
          <w:sz w:val="28"/>
          <w:szCs w:val="28"/>
          <w:lang w:val="ru-RU"/>
        </w:rPr>
        <w:br/>
      </w:r>
    </w:p>
    <w:p w14:paraId="7944BF6B" w14:textId="77777777" w:rsidR="00027871" w:rsidRPr="00BA02DC" w:rsidRDefault="00000000">
      <w:pPr>
        <w:spacing w:line="240" w:lineRule="auto"/>
        <w:jc w:val="both"/>
        <w:rPr>
          <w:sz w:val="28"/>
          <w:szCs w:val="28"/>
          <w:lang w:val="ru-RU"/>
        </w:rPr>
      </w:pPr>
      <w:r w:rsidRPr="00BA02DC">
        <w:rPr>
          <w:sz w:val="28"/>
          <w:szCs w:val="28"/>
          <w:lang w:val="ru-RU"/>
        </w:rPr>
        <w:t>Користувач має мати змогу додати в систему/створити новий матеріал (які саме дані він має містити - трохи нижче в “Опис матеріалу”).</w:t>
      </w:r>
      <w:r w:rsidRPr="00BA02DC">
        <w:rPr>
          <w:sz w:val="28"/>
          <w:szCs w:val="28"/>
          <w:lang w:val="ru-RU"/>
        </w:rPr>
        <w:br/>
      </w:r>
    </w:p>
    <w:p w14:paraId="5D707357" w14:textId="77777777" w:rsidR="00027871" w:rsidRPr="00BA02DC" w:rsidRDefault="00000000">
      <w:pPr>
        <w:spacing w:line="240" w:lineRule="auto"/>
        <w:jc w:val="both"/>
        <w:rPr>
          <w:sz w:val="28"/>
          <w:szCs w:val="28"/>
          <w:lang w:val="ru-RU"/>
        </w:rPr>
      </w:pPr>
      <w:r w:rsidRPr="00BA02DC">
        <w:rPr>
          <w:sz w:val="28"/>
          <w:szCs w:val="28"/>
          <w:lang w:val="ru-RU"/>
        </w:rPr>
        <w:t>Користувач має мати змогу редагувати дані по певному матеріалу (наприклад, якщо змінилась ціна, постачальник, або інші характеристики).</w:t>
      </w:r>
      <w:r w:rsidRPr="00BA02DC">
        <w:rPr>
          <w:sz w:val="28"/>
          <w:szCs w:val="28"/>
          <w:lang w:val="ru-RU"/>
        </w:rPr>
        <w:br/>
      </w:r>
    </w:p>
    <w:p w14:paraId="3E05BA08" w14:textId="77777777" w:rsidR="00027871" w:rsidRDefault="00000000">
      <w:pPr>
        <w:spacing w:line="240" w:lineRule="auto"/>
        <w:jc w:val="both"/>
        <w:rPr>
          <w:sz w:val="28"/>
          <w:szCs w:val="28"/>
        </w:rPr>
      </w:pPr>
      <w:r w:rsidRPr="00BA02DC">
        <w:rPr>
          <w:sz w:val="28"/>
          <w:szCs w:val="28"/>
          <w:lang w:val="ru-RU"/>
        </w:rPr>
        <w:t>Користувач має мати змогу видалити з системи/архівувати певний матеріал (опція для Суперадміна системи).</w:t>
      </w:r>
      <w:r w:rsidRPr="00BA02DC">
        <w:rPr>
          <w:sz w:val="28"/>
          <w:szCs w:val="28"/>
          <w:lang w:val="ru-RU"/>
        </w:rPr>
        <w:br/>
      </w:r>
      <w:r w:rsidRPr="00BA02DC">
        <w:rPr>
          <w:sz w:val="28"/>
          <w:szCs w:val="28"/>
          <w:lang w:val="ru-RU"/>
        </w:rPr>
        <w:br/>
      </w:r>
      <w:r>
        <w:rPr>
          <w:sz w:val="28"/>
          <w:szCs w:val="28"/>
        </w:rPr>
        <w:t xml:space="preserve">Користувач має мати змогу скористатись функціоналом пошуку матеріалу по категоріях, назві, артикулах чи кодах. </w:t>
      </w:r>
      <w:r>
        <w:rPr>
          <w:sz w:val="28"/>
          <w:szCs w:val="28"/>
        </w:rPr>
        <w:br/>
      </w:r>
    </w:p>
    <w:p w14:paraId="7CBE8E2F" w14:textId="77777777" w:rsidR="00027871" w:rsidRPr="00BA02DC" w:rsidRDefault="00000000">
      <w:pPr>
        <w:spacing w:line="240" w:lineRule="auto"/>
        <w:jc w:val="both"/>
        <w:rPr>
          <w:sz w:val="28"/>
          <w:szCs w:val="28"/>
          <w:lang w:val="ru-RU"/>
        </w:rPr>
      </w:pPr>
      <w:r w:rsidRPr="00BA02DC">
        <w:rPr>
          <w:sz w:val="28"/>
          <w:szCs w:val="28"/>
          <w:lang w:val="ru-RU"/>
        </w:rPr>
        <w:t>Користувач має мати змогу скористатись функціоналом фільтрування матеріалу по категоріях, типах та артикулах.</w:t>
      </w:r>
    </w:p>
    <w:p w14:paraId="356193A4" w14:textId="77777777" w:rsidR="00027871" w:rsidRPr="00BA02DC" w:rsidRDefault="00027871">
      <w:pPr>
        <w:spacing w:line="240" w:lineRule="auto"/>
        <w:jc w:val="both"/>
        <w:rPr>
          <w:sz w:val="28"/>
          <w:szCs w:val="28"/>
          <w:lang w:val="ru-RU"/>
        </w:rPr>
      </w:pPr>
    </w:p>
    <w:p w14:paraId="7B69CA13" w14:textId="77777777" w:rsidR="00027871" w:rsidRDefault="00000000">
      <w:pPr>
        <w:spacing w:line="240" w:lineRule="auto"/>
        <w:jc w:val="both"/>
        <w:rPr>
          <w:sz w:val="28"/>
          <w:szCs w:val="28"/>
        </w:rPr>
      </w:pPr>
      <w:r w:rsidRPr="00BA02DC">
        <w:rPr>
          <w:sz w:val="28"/>
          <w:szCs w:val="28"/>
          <w:lang w:val="ru-RU"/>
        </w:rPr>
        <w:t xml:space="preserve">Користувач має мати змогу переглянути детальний опис кожного матеріалу. </w:t>
      </w:r>
      <w:r>
        <w:rPr>
          <w:sz w:val="28"/>
          <w:szCs w:val="28"/>
        </w:rPr>
        <w:t>Опис матеріалу має включати наступні дані:</w:t>
      </w:r>
    </w:p>
    <w:p w14:paraId="247A3064" w14:textId="77777777" w:rsidR="00027871" w:rsidRPr="00BA02DC" w:rsidRDefault="00000000">
      <w:pPr>
        <w:numPr>
          <w:ilvl w:val="0"/>
          <w:numId w:val="41"/>
        </w:numPr>
        <w:spacing w:line="240" w:lineRule="auto"/>
        <w:jc w:val="both"/>
        <w:rPr>
          <w:sz w:val="28"/>
          <w:szCs w:val="28"/>
          <w:lang w:val="ru-RU"/>
        </w:rPr>
      </w:pPr>
      <w:r w:rsidRPr="00BA02DC">
        <w:rPr>
          <w:sz w:val="28"/>
          <w:szCs w:val="28"/>
          <w:lang w:val="ru-RU"/>
        </w:rPr>
        <w:t>Артикул/код матеріалу  (цифровий код/</w:t>
      </w:r>
      <w:commentRangeStart w:id="44"/>
      <w:commentRangeStart w:id="45"/>
      <w:r>
        <w:rPr>
          <w:sz w:val="28"/>
          <w:szCs w:val="28"/>
        </w:rPr>
        <w:t>ID</w:t>
      </w:r>
      <w:commentRangeEnd w:id="45"/>
      <w:r w:rsidRPr="00BA02DC">
        <w:rPr>
          <w:rStyle w:val="ab"/>
          <w:sz w:val="28"/>
          <w:szCs w:val="28"/>
          <w:lang w:val="ru-RU"/>
        </w:rPr>
        <w:commentReference w:id="45"/>
      </w:r>
      <w:commentRangeEnd w:id="44"/>
      <w:r w:rsidRPr="00BA02DC">
        <w:rPr>
          <w:rStyle w:val="ab"/>
          <w:sz w:val="28"/>
          <w:szCs w:val="28"/>
          <w:lang w:val="ru-RU"/>
        </w:rPr>
        <w:commentReference w:id="44"/>
      </w:r>
      <w:r w:rsidRPr="00BA02DC">
        <w:rPr>
          <w:sz w:val="28"/>
          <w:szCs w:val="28"/>
          <w:lang w:val="ru-RU"/>
        </w:rPr>
        <w:t xml:space="preserve"> матеріалу);</w:t>
      </w:r>
    </w:p>
    <w:p w14:paraId="7E9F3EF8" w14:textId="77777777" w:rsidR="00027871" w:rsidRDefault="00000000">
      <w:pPr>
        <w:numPr>
          <w:ilvl w:val="0"/>
          <w:numId w:val="41"/>
        </w:numPr>
        <w:spacing w:line="240" w:lineRule="auto"/>
        <w:jc w:val="both"/>
        <w:rPr>
          <w:sz w:val="28"/>
          <w:szCs w:val="28"/>
        </w:rPr>
      </w:pPr>
      <w:r>
        <w:rPr>
          <w:sz w:val="28"/>
          <w:szCs w:val="28"/>
        </w:rPr>
        <w:t>Назва (напр, “Липучка 2,5 петля”);</w:t>
      </w:r>
    </w:p>
    <w:p w14:paraId="3E3FBDB5" w14:textId="77777777" w:rsidR="00027871" w:rsidRDefault="00000000">
      <w:pPr>
        <w:numPr>
          <w:ilvl w:val="0"/>
          <w:numId w:val="41"/>
        </w:numPr>
        <w:spacing w:line="240" w:lineRule="auto"/>
        <w:jc w:val="both"/>
        <w:rPr>
          <w:sz w:val="28"/>
          <w:szCs w:val="28"/>
        </w:rPr>
      </w:pPr>
      <w:r>
        <w:rPr>
          <w:sz w:val="28"/>
          <w:szCs w:val="28"/>
        </w:rPr>
        <w:t>Тип (трикотаж, ріпстоп, оксфорд);</w:t>
      </w:r>
    </w:p>
    <w:p w14:paraId="2E5DAE48" w14:textId="77777777" w:rsidR="00027871" w:rsidRPr="00BA02DC" w:rsidRDefault="00000000">
      <w:pPr>
        <w:numPr>
          <w:ilvl w:val="0"/>
          <w:numId w:val="41"/>
        </w:numPr>
        <w:spacing w:line="240" w:lineRule="auto"/>
        <w:jc w:val="both"/>
        <w:rPr>
          <w:sz w:val="28"/>
          <w:szCs w:val="28"/>
          <w:lang w:val="ru-RU"/>
        </w:rPr>
      </w:pPr>
      <w:r w:rsidRPr="00BA02DC">
        <w:rPr>
          <w:sz w:val="28"/>
          <w:szCs w:val="28"/>
          <w:lang w:val="ru-RU"/>
        </w:rPr>
        <w:t>Категорія (тканина, блискавка, липучка, резинка);</w:t>
      </w:r>
    </w:p>
    <w:p w14:paraId="5AF3DEB7" w14:textId="77777777" w:rsidR="00027871" w:rsidRDefault="00000000">
      <w:pPr>
        <w:numPr>
          <w:ilvl w:val="0"/>
          <w:numId w:val="41"/>
        </w:numPr>
        <w:spacing w:line="240" w:lineRule="auto"/>
        <w:jc w:val="both"/>
        <w:rPr>
          <w:sz w:val="28"/>
          <w:szCs w:val="28"/>
        </w:rPr>
      </w:pPr>
      <w:r>
        <w:rPr>
          <w:sz w:val="28"/>
          <w:szCs w:val="28"/>
        </w:rPr>
        <w:t>Щільність (для тканин);</w:t>
      </w:r>
    </w:p>
    <w:p w14:paraId="58B3F529" w14:textId="77777777" w:rsidR="00027871" w:rsidRDefault="00000000">
      <w:pPr>
        <w:numPr>
          <w:ilvl w:val="0"/>
          <w:numId w:val="41"/>
        </w:numPr>
        <w:spacing w:line="240" w:lineRule="auto"/>
        <w:jc w:val="both"/>
        <w:rPr>
          <w:sz w:val="28"/>
          <w:szCs w:val="28"/>
        </w:rPr>
      </w:pPr>
      <w:r>
        <w:rPr>
          <w:sz w:val="28"/>
          <w:szCs w:val="28"/>
        </w:rPr>
        <w:lastRenderedPageBreak/>
        <w:t>Колір (для всіх матеріалів);</w:t>
      </w:r>
    </w:p>
    <w:p w14:paraId="0AD10834" w14:textId="77777777" w:rsidR="00027871" w:rsidRDefault="00000000">
      <w:pPr>
        <w:numPr>
          <w:ilvl w:val="0"/>
          <w:numId w:val="41"/>
        </w:numPr>
        <w:spacing w:line="240" w:lineRule="auto"/>
        <w:jc w:val="both"/>
        <w:rPr>
          <w:sz w:val="28"/>
          <w:szCs w:val="28"/>
        </w:rPr>
      </w:pPr>
      <w:r>
        <w:rPr>
          <w:sz w:val="28"/>
          <w:szCs w:val="28"/>
        </w:rPr>
        <w:t>Наявність - є/немає;</w:t>
      </w:r>
    </w:p>
    <w:p w14:paraId="1034725C" w14:textId="77777777" w:rsidR="00027871" w:rsidRPr="00BA02DC" w:rsidRDefault="00000000">
      <w:pPr>
        <w:numPr>
          <w:ilvl w:val="0"/>
          <w:numId w:val="41"/>
        </w:numPr>
        <w:spacing w:line="240" w:lineRule="auto"/>
        <w:jc w:val="both"/>
        <w:rPr>
          <w:sz w:val="28"/>
          <w:szCs w:val="28"/>
          <w:lang w:val="ru-RU"/>
        </w:rPr>
      </w:pPr>
      <w:r w:rsidRPr="00BA02DC">
        <w:rPr>
          <w:sz w:val="28"/>
          <w:szCs w:val="28"/>
          <w:lang w:val="ru-RU"/>
        </w:rPr>
        <w:t>Одиниці виміру - км/п, шт, м/п;</w:t>
      </w:r>
    </w:p>
    <w:p w14:paraId="4713E121" w14:textId="77777777" w:rsidR="00027871" w:rsidRPr="00BA02DC" w:rsidRDefault="00000000">
      <w:pPr>
        <w:numPr>
          <w:ilvl w:val="0"/>
          <w:numId w:val="41"/>
        </w:numPr>
        <w:spacing w:line="240" w:lineRule="auto"/>
        <w:jc w:val="both"/>
        <w:rPr>
          <w:sz w:val="28"/>
          <w:szCs w:val="28"/>
          <w:lang w:val="ru-RU"/>
        </w:rPr>
      </w:pPr>
      <w:r w:rsidRPr="00BA02DC">
        <w:rPr>
          <w:sz w:val="28"/>
          <w:szCs w:val="28"/>
          <w:lang w:val="ru-RU"/>
        </w:rPr>
        <w:t>Кількість на складі - назва складу + кількість одиниць у наявності;</w:t>
      </w:r>
    </w:p>
    <w:p w14:paraId="60B0812F" w14:textId="77777777" w:rsidR="00027871" w:rsidRPr="00BA02DC" w:rsidRDefault="00000000">
      <w:pPr>
        <w:numPr>
          <w:ilvl w:val="0"/>
          <w:numId w:val="41"/>
        </w:numPr>
        <w:spacing w:line="240" w:lineRule="auto"/>
        <w:jc w:val="both"/>
        <w:rPr>
          <w:sz w:val="28"/>
          <w:szCs w:val="28"/>
          <w:lang w:val="ru-RU"/>
        </w:rPr>
      </w:pPr>
      <w:r w:rsidRPr="00BA02DC">
        <w:rPr>
          <w:sz w:val="28"/>
          <w:szCs w:val="28"/>
          <w:lang w:val="ru-RU"/>
        </w:rPr>
        <w:t>Зведення по складах - скільки сумарно одиниць на всіх складах разом;</w:t>
      </w:r>
    </w:p>
    <w:p w14:paraId="6E58CBE0" w14:textId="77777777" w:rsidR="00027871" w:rsidRDefault="00000000">
      <w:pPr>
        <w:numPr>
          <w:ilvl w:val="0"/>
          <w:numId w:val="41"/>
        </w:numPr>
        <w:spacing w:line="240" w:lineRule="auto"/>
        <w:jc w:val="both"/>
        <w:rPr>
          <w:sz w:val="28"/>
          <w:szCs w:val="28"/>
        </w:rPr>
      </w:pPr>
      <w:r>
        <w:rPr>
          <w:sz w:val="28"/>
          <w:szCs w:val="28"/>
        </w:rPr>
        <w:t>Ціна в закупці за 1 одиницю (сума і валюта);</w:t>
      </w:r>
    </w:p>
    <w:p w14:paraId="5F924E7A" w14:textId="77777777" w:rsidR="00027871" w:rsidRPr="00BA02DC" w:rsidRDefault="00000000">
      <w:pPr>
        <w:numPr>
          <w:ilvl w:val="0"/>
          <w:numId w:val="41"/>
        </w:numPr>
        <w:spacing w:line="240" w:lineRule="auto"/>
        <w:jc w:val="both"/>
        <w:rPr>
          <w:sz w:val="28"/>
          <w:szCs w:val="28"/>
          <w:lang w:val="ru-RU"/>
        </w:rPr>
      </w:pPr>
      <w:r w:rsidRPr="00BA02DC">
        <w:rPr>
          <w:sz w:val="28"/>
          <w:szCs w:val="28"/>
          <w:lang w:val="ru-RU"/>
        </w:rPr>
        <w:t>Ціна загальна за весь наявний на складі матеріал/фурнітуру з цим артикулом (сума і валюта);</w:t>
      </w:r>
    </w:p>
    <w:p w14:paraId="0AD99323" w14:textId="77777777" w:rsidR="00027871" w:rsidRPr="00BA02DC" w:rsidRDefault="00000000">
      <w:pPr>
        <w:numPr>
          <w:ilvl w:val="0"/>
          <w:numId w:val="41"/>
        </w:numPr>
        <w:spacing w:line="240" w:lineRule="auto"/>
        <w:jc w:val="both"/>
        <w:rPr>
          <w:sz w:val="28"/>
          <w:szCs w:val="28"/>
          <w:lang w:val="ru-RU"/>
        </w:rPr>
      </w:pPr>
      <w:r w:rsidRPr="00BA02DC">
        <w:rPr>
          <w:sz w:val="28"/>
          <w:szCs w:val="28"/>
          <w:lang w:val="ru-RU"/>
        </w:rPr>
        <w:t>Місце замовлення (назва/посилання на сайт, або посилання на відповідний розділ списку з постачальниками);</w:t>
      </w:r>
    </w:p>
    <w:p w14:paraId="57EE6002" w14:textId="77777777" w:rsidR="00027871" w:rsidRDefault="00000000">
      <w:pPr>
        <w:numPr>
          <w:ilvl w:val="0"/>
          <w:numId w:val="41"/>
        </w:numPr>
        <w:spacing w:line="240" w:lineRule="auto"/>
        <w:jc w:val="both"/>
        <w:rPr>
          <w:sz w:val="28"/>
          <w:szCs w:val="28"/>
        </w:rPr>
      </w:pPr>
      <w:r>
        <w:rPr>
          <w:sz w:val="28"/>
          <w:szCs w:val="28"/>
        </w:rPr>
        <w:t>ТТН за якою отримували;</w:t>
      </w:r>
    </w:p>
    <w:p w14:paraId="6EE612B4" w14:textId="77777777" w:rsidR="00027871" w:rsidRDefault="00000000">
      <w:pPr>
        <w:numPr>
          <w:ilvl w:val="0"/>
          <w:numId w:val="41"/>
        </w:numPr>
        <w:spacing w:line="240" w:lineRule="auto"/>
        <w:jc w:val="both"/>
        <w:rPr>
          <w:sz w:val="28"/>
          <w:szCs w:val="28"/>
        </w:rPr>
      </w:pPr>
      <w:r>
        <w:rPr>
          <w:sz w:val="28"/>
          <w:szCs w:val="28"/>
        </w:rPr>
        <w:t>Дата замовл</w:t>
      </w:r>
      <w:commentRangeStart w:id="46"/>
      <w:r>
        <w:rPr>
          <w:sz w:val="28"/>
          <w:szCs w:val="28"/>
        </w:rPr>
        <w:t>е</w:t>
      </w:r>
      <w:commentRangeEnd w:id="46"/>
      <w:r>
        <w:rPr>
          <w:rStyle w:val="ab"/>
          <w:sz w:val="28"/>
          <w:szCs w:val="28"/>
        </w:rPr>
        <w:commentReference w:id="46"/>
      </w:r>
      <w:r>
        <w:rPr>
          <w:sz w:val="28"/>
          <w:szCs w:val="28"/>
        </w:rPr>
        <w:t>ння;</w:t>
      </w:r>
    </w:p>
    <w:p w14:paraId="0B686566" w14:textId="77777777" w:rsidR="00027871" w:rsidRDefault="00000000">
      <w:pPr>
        <w:numPr>
          <w:ilvl w:val="0"/>
          <w:numId w:val="41"/>
        </w:numPr>
        <w:spacing w:line="240" w:lineRule="auto"/>
        <w:jc w:val="both"/>
        <w:rPr>
          <w:sz w:val="28"/>
          <w:szCs w:val="28"/>
        </w:rPr>
      </w:pPr>
      <w:r>
        <w:rPr>
          <w:sz w:val="28"/>
          <w:szCs w:val="28"/>
        </w:rPr>
        <w:t>Дата поставки (прийому).</w:t>
      </w:r>
    </w:p>
    <w:p w14:paraId="3F06C402" w14:textId="77777777" w:rsidR="00027871" w:rsidRDefault="00027871">
      <w:pPr>
        <w:spacing w:line="240" w:lineRule="auto"/>
        <w:jc w:val="both"/>
        <w:rPr>
          <w:sz w:val="28"/>
          <w:szCs w:val="28"/>
        </w:rPr>
      </w:pPr>
    </w:p>
    <w:p w14:paraId="019A6549" w14:textId="77777777" w:rsidR="00027871" w:rsidRDefault="00000000">
      <w:pPr>
        <w:pStyle w:val="3"/>
        <w:spacing w:line="240" w:lineRule="auto"/>
        <w:jc w:val="both"/>
      </w:pPr>
      <w:bookmarkStart w:id="47" w:name="_2wkp1w4la5qa" w:colFirst="0" w:colLast="0"/>
      <w:bookmarkEnd w:id="47"/>
      <w:r>
        <w:t>Наявні лекала/викрійки</w:t>
      </w:r>
    </w:p>
    <w:p w14:paraId="1B2C4BDB" w14:textId="77777777" w:rsidR="00027871" w:rsidRDefault="00027871">
      <w:pPr>
        <w:spacing w:line="240" w:lineRule="auto"/>
        <w:jc w:val="both"/>
        <w:rPr>
          <w:sz w:val="28"/>
          <w:szCs w:val="28"/>
        </w:rPr>
      </w:pPr>
    </w:p>
    <w:p w14:paraId="0D66DC17" w14:textId="77777777" w:rsidR="00027871" w:rsidRPr="00BA02DC" w:rsidRDefault="00000000">
      <w:pPr>
        <w:spacing w:line="240" w:lineRule="auto"/>
        <w:jc w:val="both"/>
        <w:rPr>
          <w:sz w:val="28"/>
          <w:szCs w:val="28"/>
          <w:lang w:val="ru-RU"/>
        </w:rPr>
      </w:pPr>
      <w:r w:rsidRPr="00BA02DC">
        <w:rPr>
          <w:sz w:val="28"/>
          <w:szCs w:val="28"/>
          <w:lang w:val="ru-RU"/>
        </w:rPr>
        <w:t xml:space="preserve">База даних лекал або викрійок, які використовуються у виробництві. </w:t>
      </w:r>
    </w:p>
    <w:p w14:paraId="3E1620EE" w14:textId="77777777" w:rsidR="00027871" w:rsidRPr="00BA02DC" w:rsidRDefault="00027871">
      <w:pPr>
        <w:spacing w:line="240" w:lineRule="auto"/>
        <w:jc w:val="both"/>
        <w:rPr>
          <w:sz w:val="28"/>
          <w:szCs w:val="28"/>
          <w:highlight w:val="cyan"/>
          <w:lang w:val="ru-RU"/>
        </w:rPr>
      </w:pPr>
    </w:p>
    <w:p w14:paraId="71FA1FFD" w14:textId="77777777" w:rsidR="00027871" w:rsidRPr="00BA02DC" w:rsidRDefault="00000000">
      <w:pPr>
        <w:spacing w:line="240" w:lineRule="auto"/>
        <w:jc w:val="both"/>
        <w:rPr>
          <w:sz w:val="28"/>
          <w:szCs w:val="28"/>
          <w:lang w:val="ru-RU"/>
        </w:rPr>
      </w:pPr>
      <w:r w:rsidRPr="00BA02DC">
        <w:rPr>
          <w:color w:val="434343"/>
          <w:sz w:val="28"/>
          <w:szCs w:val="28"/>
          <w:lang w:val="ru-RU"/>
        </w:rPr>
        <w:t>К</w:t>
      </w:r>
      <w:r w:rsidRPr="00BA02DC">
        <w:rPr>
          <w:sz w:val="28"/>
          <w:szCs w:val="28"/>
          <w:lang w:val="ru-RU"/>
        </w:rPr>
        <w:t>ористувач має мати змогу переглянути всі лекала пробних розмірів, які є в наявності.</w:t>
      </w:r>
    </w:p>
    <w:p w14:paraId="23AA270C" w14:textId="77777777" w:rsidR="00027871" w:rsidRPr="00BA02DC" w:rsidRDefault="00027871">
      <w:pPr>
        <w:spacing w:line="240" w:lineRule="auto"/>
        <w:jc w:val="both"/>
        <w:rPr>
          <w:sz w:val="28"/>
          <w:szCs w:val="28"/>
          <w:lang w:val="ru-RU"/>
        </w:rPr>
      </w:pPr>
    </w:p>
    <w:p w14:paraId="51A8ADD5" w14:textId="77777777" w:rsidR="00027871" w:rsidRPr="00BA02DC" w:rsidRDefault="00000000">
      <w:pPr>
        <w:spacing w:line="240" w:lineRule="auto"/>
        <w:jc w:val="both"/>
        <w:rPr>
          <w:sz w:val="28"/>
          <w:szCs w:val="28"/>
          <w:lang w:val="ru-RU"/>
        </w:rPr>
      </w:pPr>
      <w:r w:rsidRPr="00BA02DC">
        <w:rPr>
          <w:sz w:val="28"/>
          <w:szCs w:val="28"/>
          <w:lang w:val="ru-RU"/>
        </w:rPr>
        <w:t>Користувач має мати змогу додати в систему новий файл лекала (які саме дані має містити його опис - трохи нижче в “Описі лекал”).</w:t>
      </w:r>
      <w:r w:rsidRPr="00BA02DC">
        <w:rPr>
          <w:sz w:val="28"/>
          <w:szCs w:val="28"/>
          <w:lang w:val="ru-RU"/>
        </w:rPr>
        <w:br/>
      </w:r>
    </w:p>
    <w:p w14:paraId="4F21A03E" w14:textId="77777777" w:rsidR="00027871" w:rsidRPr="00BA02DC" w:rsidRDefault="00000000">
      <w:pPr>
        <w:spacing w:line="240" w:lineRule="auto"/>
        <w:jc w:val="both"/>
        <w:rPr>
          <w:sz w:val="28"/>
          <w:szCs w:val="28"/>
          <w:lang w:val="ru-RU"/>
        </w:rPr>
      </w:pPr>
      <w:r w:rsidRPr="00BA02DC">
        <w:rPr>
          <w:sz w:val="28"/>
          <w:szCs w:val="28"/>
          <w:lang w:val="ru-RU"/>
        </w:rPr>
        <w:t>Користувач має мати змогу редагувати дані по певному лекалу (наприклад, якщо змінились якісь характеристики).</w:t>
      </w:r>
      <w:r w:rsidRPr="00BA02DC">
        <w:rPr>
          <w:sz w:val="28"/>
          <w:szCs w:val="28"/>
          <w:lang w:val="ru-RU"/>
        </w:rPr>
        <w:br/>
      </w:r>
    </w:p>
    <w:p w14:paraId="580D3886" w14:textId="77777777" w:rsidR="00027871" w:rsidRPr="00BA02DC" w:rsidRDefault="00000000">
      <w:pPr>
        <w:spacing w:line="240" w:lineRule="auto"/>
        <w:jc w:val="both"/>
        <w:rPr>
          <w:sz w:val="28"/>
          <w:szCs w:val="28"/>
          <w:lang w:val="ru-RU"/>
        </w:rPr>
      </w:pPr>
      <w:r w:rsidRPr="00BA02DC">
        <w:rPr>
          <w:sz w:val="28"/>
          <w:szCs w:val="28"/>
          <w:lang w:val="ru-RU"/>
        </w:rPr>
        <w:t>Користувач має мати змогу видалити з системи файл певних лекал.</w:t>
      </w:r>
    </w:p>
    <w:p w14:paraId="0E3E49E5" w14:textId="77777777" w:rsidR="00027871" w:rsidRPr="00BA02DC" w:rsidRDefault="00000000">
      <w:pPr>
        <w:spacing w:line="240" w:lineRule="auto"/>
        <w:jc w:val="both"/>
        <w:rPr>
          <w:sz w:val="28"/>
          <w:szCs w:val="28"/>
          <w:lang w:val="ru-RU"/>
        </w:rPr>
      </w:pPr>
      <w:r w:rsidRPr="00BA02DC">
        <w:rPr>
          <w:sz w:val="28"/>
          <w:szCs w:val="28"/>
          <w:lang w:val="ru-RU"/>
        </w:rPr>
        <w:br/>
        <w:t xml:space="preserve">Користувач має мати змогу скористатись функціоналом пошуку лекал по категоріях, типу, назві, артикулах чи кодах. </w:t>
      </w:r>
      <w:r w:rsidRPr="00BA02DC">
        <w:rPr>
          <w:sz w:val="28"/>
          <w:szCs w:val="28"/>
          <w:lang w:val="ru-RU"/>
        </w:rPr>
        <w:br/>
      </w:r>
    </w:p>
    <w:p w14:paraId="06A5882C" w14:textId="77777777" w:rsidR="00027871" w:rsidRPr="00BA02DC" w:rsidRDefault="00000000">
      <w:pPr>
        <w:spacing w:line="240" w:lineRule="auto"/>
        <w:jc w:val="both"/>
        <w:rPr>
          <w:sz w:val="28"/>
          <w:szCs w:val="28"/>
          <w:lang w:val="ru-RU"/>
        </w:rPr>
      </w:pPr>
      <w:r w:rsidRPr="00BA02DC">
        <w:rPr>
          <w:sz w:val="28"/>
          <w:szCs w:val="28"/>
          <w:lang w:val="ru-RU"/>
        </w:rPr>
        <w:t>Користувач має мати змогу скористатись функціоналом фільтрування лекал по категоріях, типах та артикулах.</w:t>
      </w:r>
    </w:p>
    <w:p w14:paraId="1765B962" w14:textId="77777777" w:rsidR="00027871" w:rsidRPr="00BA02DC" w:rsidRDefault="00027871">
      <w:pPr>
        <w:spacing w:line="240" w:lineRule="auto"/>
        <w:jc w:val="both"/>
        <w:rPr>
          <w:sz w:val="28"/>
          <w:szCs w:val="28"/>
          <w:lang w:val="ru-RU"/>
        </w:rPr>
      </w:pPr>
    </w:p>
    <w:p w14:paraId="34859D53" w14:textId="77777777" w:rsidR="00027871" w:rsidRDefault="00000000">
      <w:pPr>
        <w:spacing w:line="240" w:lineRule="auto"/>
        <w:jc w:val="both"/>
        <w:rPr>
          <w:sz w:val="28"/>
          <w:szCs w:val="28"/>
        </w:rPr>
      </w:pPr>
      <w:commentRangeStart w:id="48"/>
      <w:r w:rsidRPr="00BA02DC">
        <w:rPr>
          <w:sz w:val="28"/>
          <w:szCs w:val="28"/>
          <w:lang w:val="ru-RU"/>
        </w:rPr>
        <w:t xml:space="preserve">Користувач має мати змогу переглянути детальний опис кожного лекала. </w:t>
      </w:r>
      <w:r>
        <w:rPr>
          <w:sz w:val="28"/>
          <w:szCs w:val="28"/>
        </w:rPr>
        <w:t>Опис лекал має включати наступні дані:</w:t>
      </w:r>
      <w:commentRangeEnd w:id="48"/>
      <w:r>
        <w:rPr>
          <w:rStyle w:val="ab"/>
          <w:sz w:val="28"/>
          <w:szCs w:val="28"/>
        </w:rPr>
        <w:commentReference w:id="48"/>
      </w:r>
    </w:p>
    <w:p w14:paraId="04F13FE3" w14:textId="77777777" w:rsidR="00027871" w:rsidRDefault="00000000">
      <w:pPr>
        <w:numPr>
          <w:ilvl w:val="0"/>
          <w:numId w:val="37"/>
        </w:numPr>
        <w:spacing w:line="240" w:lineRule="auto"/>
        <w:jc w:val="both"/>
        <w:rPr>
          <w:sz w:val="28"/>
          <w:szCs w:val="28"/>
        </w:rPr>
      </w:pPr>
      <w:r>
        <w:rPr>
          <w:sz w:val="28"/>
          <w:szCs w:val="28"/>
        </w:rPr>
        <w:t>Назва (назва викрійки/лекала);</w:t>
      </w:r>
    </w:p>
    <w:p w14:paraId="362CACED" w14:textId="77777777" w:rsidR="00027871" w:rsidRDefault="00000000">
      <w:pPr>
        <w:numPr>
          <w:ilvl w:val="0"/>
          <w:numId w:val="37"/>
        </w:numPr>
        <w:spacing w:line="240" w:lineRule="auto"/>
        <w:jc w:val="both"/>
        <w:rPr>
          <w:sz w:val="28"/>
          <w:szCs w:val="28"/>
        </w:rPr>
      </w:pPr>
      <w:r>
        <w:rPr>
          <w:sz w:val="28"/>
          <w:szCs w:val="28"/>
        </w:rPr>
        <w:lastRenderedPageBreak/>
        <w:t>Категорія (куртка, футболка, штани);</w:t>
      </w:r>
    </w:p>
    <w:p w14:paraId="6AF2C22F" w14:textId="77777777" w:rsidR="00027871" w:rsidRDefault="00000000">
      <w:pPr>
        <w:numPr>
          <w:ilvl w:val="0"/>
          <w:numId w:val="37"/>
        </w:numPr>
        <w:spacing w:line="240" w:lineRule="auto"/>
        <w:jc w:val="both"/>
        <w:rPr>
          <w:sz w:val="28"/>
          <w:szCs w:val="28"/>
        </w:rPr>
      </w:pPr>
      <w:r>
        <w:rPr>
          <w:sz w:val="28"/>
          <w:szCs w:val="28"/>
        </w:rPr>
        <w:t>Тип (чоловіче/жіноче/унісекс/дитяче);</w:t>
      </w:r>
    </w:p>
    <w:p w14:paraId="7E1066DA" w14:textId="77777777" w:rsidR="00027871" w:rsidRPr="00BA02DC" w:rsidRDefault="00000000">
      <w:pPr>
        <w:numPr>
          <w:ilvl w:val="0"/>
          <w:numId w:val="37"/>
        </w:numPr>
        <w:spacing w:line="240" w:lineRule="auto"/>
        <w:jc w:val="both"/>
        <w:rPr>
          <w:sz w:val="28"/>
          <w:szCs w:val="28"/>
          <w:lang w:val="ru-RU"/>
        </w:rPr>
      </w:pPr>
      <w:r w:rsidRPr="00BA02DC">
        <w:rPr>
          <w:sz w:val="28"/>
          <w:szCs w:val="28"/>
          <w:lang w:val="ru-RU"/>
        </w:rPr>
        <w:t>Артикул (цифровий код/</w:t>
      </w:r>
      <w:r>
        <w:rPr>
          <w:sz w:val="28"/>
          <w:szCs w:val="28"/>
        </w:rPr>
        <w:t>ID</w:t>
      </w:r>
      <w:r w:rsidRPr="00BA02DC">
        <w:rPr>
          <w:sz w:val="28"/>
          <w:szCs w:val="28"/>
          <w:lang w:val="ru-RU"/>
        </w:rPr>
        <w:t xml:space="preserve"> викрійки);</w:t>
      </w:r>
    </w:p>
    <w:p w14:paraId="5646BB0C" w14:textId="77777777" w:rsidR="00027871" w:rsidRPr="00BA02DC" w:rsidRDefault="00000000">
      <w:pPr>
        <w:numPr>
          <w:ilvl w:val="0"/>
          <w:numId w:val="37"/>
        </w:numPr>
        <w:spacing w:line="240" w:lineRule="auto"/>
        <w:jc w:val="both"/>
        <w:rPr>
          <w:sz w:val="28"/>
          <w:szCs w:val="28"/>
          <w:lang w:val="ru-RU"/>
        </w:rPr>
      </w:pPr>
      <w:r w:rsidRPr="00BA02DC">
        <w:rPr>
          <w:sz w:val="28"/>
          <w:szCs w:val="28"/>
          <w:lang w:val="ru-RU"/>
        </w:rPr>
        <w:t>Розмірний ряд (одиниці розмірного ряду, які використовуються виробництвом);</w:t>
      </w:r>
    </w:p>
    <w:p w14:paraId="72828CF4" w14:textId="77777777" w:rsidR="00027871" w:rsidRPr="00BA02DC" w:rsidRDefault="00000000">
      <w:pPr>
        <w:numPr>
          <w:ilvl w:val="0"/>
          <w:numId w:val="37"/>
        </w:numPr>
        <w:spacing w:line="240" w:lineRule="auto"/>
        <w:jc w:val="both"/>
        <w:rPr>
          <w:sz w:val="28"/>
          <w:szCs w:val="28"/>
          <w:lang w:val="ru-RU"/>
        </w:rPr>
      </w:pPr>
      <w:r w:rsidRPr="00BA02DC">
        <w:rPr>
          <w:sz w:val="28"/>
          <w:szCs w:val="28"/>
          <w:lang w:val="ru-RU"/>
        </w:rPr>
        <w:t>Файл викрійки стандартних розмірів - зразок для пробних виробів.</w:t>
      </w:r>
    </w:p>
    <w:p w14:paraId="1566656E" w14:textId="77777777" w:rsidR="00027871" w:rsidRPr="00BA02DC" w:rsidRDefault="00027871">
      <w:pPr>
        <w:spacing w:line="240" w:lineRule="auto"/>
        <w:jc w:val="both"/>
        <w:rPr>
          <w:sz w:val="28"/>
          <w:szCs w:val="28"/>
          <w:lang w:val="ru-RU"/>
        </w:rPr>
      </w:pPr>
    </w:p>
    <w:p w14:paraId="144DD8F2" w14:textId="77777777" w:rsidR="00027871" w:rsidRPr="00BA02DC" w:rsidRDefault="00000000">
      <w:pPr>
        <w:pStyle w:val="3"/>
        <w:spacing w:line="240" w:lineRule="auto"/>
        <w:jc w:val="both"/>
        <w:rPr>
          <w:lang w:val="ru-RU"/>
        </w:rPr>
      </w:pPr>
      <w:bookmarkStart w:id="49" w:name="_725vdlcaentw" w:colFirst="0" w:colLast="0"/>
      <w:bookmarkEnd w:id="49"/>
      <w:r w:rsidRPr="00BA02DC">
        <w:rPr>
          <w:lang w:val="ru-RU"/>
        </w:rPr>
        <w:t>Постачальники</w:t>
      </w:r>
    </w:p>
    <w:p w14:paraId="0988874C" w14:textId="77777777" w:rsidR="00027871" w:rsidRPr="00BA02DC" w:rsidRDefault="00027871">
      <w:pPr>
        <w:spacing w:line="240" w:lineRule="auto"/>
        <w:jc w:val="both"/>
        <w:rPr>
          <w:sz w:val="28"/>
          <w:szCs w:val="28"/>
          <w:lang w:val="ru-RU"/>
        </w:rPr>
      </w:pPr>
    </w:p>
    <w:p w14:paraId="55BB17BE" w14:textId="77777777" w:rsidR="00027871" w:rsidRPr="00BA02DC" w:rsidRDefault="00000000">
      <w:pPr>
        <w:spacing w:line="240" w:lineRule="auto"/>
        <w:jc w:val="both"/>
        <w:rPr>
          <w:sz w:val="28"/>
          <w:szCs w:val="28"/>
          <w:lang w:val="ru-RU"/>
        </w:rPr>
      </w:pPr>
      <w:r w:rsidRPr="00BA02DC">
        <w:rPr>
          <w:sz w:val="28"/>
          <w:szCs w:val="28"/>
          <w:lang w:val="ru-RU"/>
        </w:rPr>
        <w:t xml:space="preserve">База даних постачальників, або підприємств, у яких фабрика закуповує матеріали. </w:t>
      </w:r>
    </w:p>
    <w:p w14:paraId="058AC984" w14:textId="77777777" w:rsidR="00027871" w:rsidRPr="00BA02DC" w:rsidRDefault="00027871">
      <w:pPr>
        <w:spacing w:line="240" w:lineRule="auto"/>
        <w:jc w:val="both"/>
        <w:rPr>
          <w:sz w:val="28"/>
          <w:szCs w:val="28"/>
          <w:lang w:val="ru-RU"/>
        </w:rPr>
      </w:pPr>
    </w:p>
    <w:p w14:paraId="3861793D" w14:textId="77777777" w:rsidR="00027871" w:rsidRPr="00BA02DC" w:rsidRDefault="00000000">
      <w:pPr>
        <w:spacing w:line="240" w:lineRule="auto"/>
        <w:jc w:val="both"/>
        <w:rPr>
          <w:sz w:val="28"/>
          <w:szCs w:val="28"/>
          <w:lang w:val="ru-RU"/>
        </w:rPr>
      </w:pPr>
      <w:r w:rsidRPr="00BA02DC">
        <w:rPr>
          <w:sz w:val="28"/>
          <w:szCs w:val="28"/>
          <w:lang w:val="ru-RU"/>
        </w:rPr>
        <w:t xml:space="preserve">Користувач має мати змогу переглянути список всіх постачальників матеріалів/фурнітури/інших запасів, з якими співпрацює Фабрика. </w:t>
      </w:r>
    </w:p>
    <w:p w14:paraId="0E74DA0D" w14:textId="77777777" w:rsidR="00027871" w:rsidRPr="00BA02DC" w:rsidRDefault="00027871">
      <w:pPr>
        <w:spacing w:line="240" w:lineRule="auto"/>
        <w:jc w:val="both"/>
        <w:rPr>
          <w:sz w:val="28"/>
          <w:szCs w:val="28"/>
          <w:lang w:val="ru-RU"/>
        </w:rPr>
      </w:pPr>
    </w:p>
    <w:p w14:paraId="33DDE3BD" w14:textId="77777777" w:rsidR="00027871" w:rsidRPr="00BA02DC" w:rsidRDefault="00000000">
      <w:pPr>
        <w:spacing w:line="240" w:lineRule="auto"/>
        <w:jc w:val="both"/>
        <w:rPr>
          <w:sz w:val="28"/>
          <w:szCs w:val="28"/>
          <w:lang w:val="ru-RU"/>
        </w:rPr>
      </w:pPr>
      <w:r w:rsidRPr="00BA02DC">
        <w:rPr>
          <w:sz w:val="28"/>
          <w:szCs w:val="28"/>
          <w:lang w:val="ru-RU"/>
        </w:rPr>
        <w:t>Користувач має мати змогу додати в систему/створити нового постачальника (які саме дані там треба - трохи нижче в “Опис постачальника”).</w:t>
      </w:r>
      <w:r w:rsidRPr="00BA02DC">
        <w:rPr>
          <w:sz w:val="28"/>
          <w:szCs w:val="28"/>
          <w:lang w:val="ru-RU"/>
        </w:rPr>
        <w:br/>
      </w:r>
    </w:p>
    <w:p w14:paraId="62769A48" w14:textId="77777777" w:rsidR="00027871" w:rsidRPr="00BA02DC" w:rsidRDefault="00000000">
      <w:pPr>
        <w:spacing w:line="240" w:lineRule="auto"/>
        <w:jc w:val="both"/>
        <w:rPr>
          <w:sz w:val="28"/>
          <w:szCs w:val="28"/>
          <w:lang w:val="ru-RU"/>
        </w:rPr>
      </w:pPr>
      <w:r w:rsidRPr="00BA02DC">
        <w:rPr>
          <w:sz w:val="28"/>
          <w:szCs w:val="28"/>
          <w:lang w:val="ru-RU"/>
        </w:rPr>
        <w:t>Користувач має мати змогу редагувати дані по певному постачальнику (наприклад, якщо змінились ціни, контакти, або інші деталі).</w:t>
      </w:r>
      <w:r w:rsidRPr="00BA02DC">
        <w:rPr>
          <w:sz w:val="28"/>
          <w:szCs w:val="28"/>
          <w:lang w:val="ru-RU"/>
        </w:rPr>
        <w:br/>
      </w:r>
    </w:p>
    <w:p w14:paraId="7B09A713" w14:textId="77777777" w:rsidR="00027871" w:rsidRDefault="00000000">
      <w:pPr>
        <w:spacing w:line="240" w:lineRule="auto"/>
        <w:jc w:val="both"/>
        <w:rPr>
          <w:sz w:val="28"/>
          <w:szCs w:val="28"/>
        </w:rPr>
      </w:pPr>
      <w:r w:rsidRPr="00BA02DC">
        <w:rPr>
          <w:sz w:val="28"/>
          <w:szCs w:val="28"/>
          <w:lang w:val="ru-RU"/>
        </w:rPr>
        <w:t>Користувач має мати змогу видалити з системи/архівувати певного постачальника (це можна обговорити чи воно треба).</w:t>
      </w:r>
      <w:r w:rsidRPr="00BA02DC">
        <w:rPr>
          <w:sz w:val="28"/>
          <w:szCs w:val="28"/>
          <w:lang w:val="ru-RU"/>
        </w:rPr>
        <w:br/>
      </w:r>
      <w:r w:rsidRPr="00BA02DC">
        <w:rPr>
          <w:sz w:val="28"/>
          <w:szCs w:val="28"/>
          <w:lang w:val="ru-RU"/>
        </w:rPr>
        <w:br/>
      </w:r>
      <w:r>
        <w:rPr>
          <w:sz w:val="28"/>
          <w:szCs w:val="28"/>
        </w:rPr>
        <w:t xml:space="preserve">Користувач має мати змогу скористатись функціоналом пошуку постачальника по назві, контактній особі, типу постачання). </w:t>
      </w:r>
      <w:r>
        <w:rPr>
          <w:sz w:val="28"/>
          <w:szCs w:val="28"/>
        </w:rPr>
        <w:br/>
      </w:r>
    </w:p>
    <w:p w14:paraId="3C5B8BD3" w14:textId="77777777" w:rsidR="00027871" w:rsidRPr="00BA02DC" w:rsidRDefault="00000000">
      <w:pPr>
        <w:spacing w:line="240" w:lineRule="auto"/>
        <w:jc w:val="both"/>
        <w:rPr>
          <w:sz w:val="28"/>
          <w:szCs w:val="28"/>
          <w:lang w:val="ru-RU"/>
        </w:rPr>
      </w:pPr>
      <w:r w:rsidRPr="00BA02DC">
        <w:rPr>
          <w:sz w:val="28"/>
          <w:szCs w:val="28"/>
          <w:lang w:val="ru-RU"/>
        </w:rPr>
        <w:t>Користувач має мати змогу скористатись функціоналом фільтрування постачальників по категоріях.</w:t>
      </w:r>
    </w:p>
    <w:p w14:paraId="1F0FE450" w14:textId="77777777" w:rsidR="00027871" w:rsidRPr="00BA02DC" w:rsidRDefault="00027871">
      <w:pPr>
        <w:spacing w:line="240" w:lineRule="auto"/>
        <w:jc w:val="both"/>
        <w:rPr>
          <w:sz w:val="28"/>
          <w:szCs w:val="28"/>
          <w:lang w:val="ru-RU"/>
        </w:rPr>
      </w:pPr>
    </w:p>
    <w:p w14:paraId="3FB68F8E" w14:textId="77777777" w:rsidR="00027871" w:rsidRDefault="00000000">
      <w:pPr>
        <w:spacing w:line="240" w:lineRule="auto"/>
        <w:jc w:val="both"/>
        <w:rPr>
          <w:sz w:val="28"/>
          <w:szCs w:val="28"/>
        </w:rPr>
      </w:pPr>
      <w:r w:rsidRPr="00BA02DC">
        <w:rPr>
          <w:sz w:val="28"/>
          <w:szCs w:val="28"/>
          <w:lang w:val="ru-RU"/>
        </w:rPr>
        <w:t xml:space="preserve">Користувач має мати змогу переглянути детальний опис кожного постачальника. </w:t>
      </w:r>
      <w:r>
        <w:rPr>
          <w:sz w:val="28"/>
          <w:szCs w:val="28"/>
        </w:rPr>
        <w:t>Опис має включати наступні дані:</w:t>
      </w:r>
    </w:p>
    <w:p w14:paraId="59AE00CB" w14:textId="77777777" w:rsidR="00027871" w:rsidRPr="00BA02DC" w:rsidRDefault="00000000">
      <w:pPr>
        <w:numPr>
          <w:ilvl w:val="0"/>
          <w:numId w:val="45"/>
        </w:numPr>
        <w:spacing w:line="240" w:lineRule="auto"/>
        <w:jc w:val="both"/>
        <w:rPr>
          <w:sz w:val="28"/>
          <w:szCs w:val="28"/>
          <w:lang w:val="ru-RU"/>
        </w:rPr>
      </w:pPr>
      <w:r w:rsidRPr="00BA02DC">
        <w:rPr>
          <w:sz w:val="28"/>
          <w:szCs w:val="28"/>
          <w:lang w:val="ru-RU"/>
        </w:rPr>
        <w:t>Назва підприємства (напр, ООО Текстиль контакт);</w:t>
      </w:r>
    </w:p>
    <w:p w14:paraId="03614D28" w14:textId="77777777" w:rsidR="00027871" w:rsidRPr="00BA02DC" w:rsidRDefault="00000000">
      <w:pPr>
        <w:numPr>
          <w:ilvl w:val="0"/>
          <w:numId w:val="45"/>
        </w:numPr>
        <w:spacing w:line="240" w:lineRule="auto"/>
        <w:jc w:val="both"/>
        <w:rPr>
          <w:sz w:val="28"/>
          <w:szCs w:val="28"/>
          <w:lang w:val="ru-RU"/>
        </w:rPr>
      </w:pPr>
      <w:r w:rsidRPr="00BA02DC">
        <w:rPr>
          <w:sz w:val="28"/>
          <w:szCs w:val="28"/>
          <w:lang w:val="ru-RU"/>
        </w:rPr>
        <w:t>Категорія - виробник, рітейлер (або і те і інше);</w:t>
      </w:r>
    </w:p>
    <w:p w14:paraId="46D9B01A" w14:textId="77777777" w:rsidR="00027871" w:rsidRPr="00BA02DC" w:rsidRDefault="00000000">
      <w:pPr>
        <w:numPr>
          <w:ilvl w:val="0"/>
          <w:numId w:val="45"/>
        </w:numPr>
        <w:spacing w:line="240" w:lineRule="auto"/>
        <w:jc w:val="both"/>
        <w:rPr>
          <w:sz w:val="28"/>
          <w:szCs w:val="28"/>
          <w:lang w:val="ru-RU"/>
        </w:rPr>
      </w:pPr>
      <w:r w:rsidRPr="00BA02DC">
        <w:rPr>
          <w:sz w:val="28"/>
          <w:szCs w:val="28"/>
          <w:lang w:val="ru-RU"/>
        </w:rPr>
        <w:t>Деталі підприємства (локація, графік роботи, що саме виробляють/продають);</w:t>
      </w:r>
    </w:p>
    <w:p w14:paraId="2845B49B" w14:textId="77777777" w:rsidR="00027871" w:rsidRPr="00BA02DC" w:rsidRDefault="00000000">
      <w:pPr>
        <w:numPr>
          <w:ilvl w:val="0"/>
          <w:numId w:val="45"/>
        </w:numPr>
        <w:spacing w:line="240" w:lineRule="auto"/>
        <w:jc w:val="both"/>
        <w:rPr>
          <w:sz w:val="28"/>
          <w:szCs w:val="28"/>
          <w:lang w:val="ru-RU"/>
        </w:rPr>
      </w:pPr>
      <w:r w:rsidRPr="00BA02DC">
        <w:rPr>
          <w:sz w:val="28"/>
          <w:szCs w:val="28"/>
          <w:lang w:val="ru-RU"/>
        </w:rPr>
        <w:t>Контакти  (телефон, емейл, інші месенджери);</w:t>
      </w:r>
    </w:p>
    <w:p w14:paraId="152E6C03" w14:textId="77777777" w:rsidR="00027871" w:rsidRPr="00BA02DC" w:rsidRDefault="00000000">
      <w:pPr>
        <w:numPr>
          <w:ilvl w:val="0"/>
          <w:numId w:val="45"/>
        </w:numPr>
        <w:spacing w:line="240" w:lineRule="auto"/>
        <w:jc w:val="both"/>
        <w:rPr>
          <w:sz w:val="28"/>
          <w:szCs w:val="28"/>
          <w:lang w:val="ru-RU"/>
        </w:rPr>
      </w:pPr>
      <w:r w:rsidRPr="00BA02DC">
        <w:rPr>
          <w:sz w:val="28"/>
          <w:szCs w:val="28"/>
          <w:lang w:val="ru-RU"/>
        </w:rPr>
        <w:t>Контактна особа (ім’я, прізвище, контакти, графік роботи);</w:t>
      </w:r>
    </w:p>
    <w:p w14:paraId="30F2706E" w14:textId="77777777" w:rsidR="00027871" w:rsidRPr="00BA02DC" w:rsidRDefault="00000000">
      <w:pPr>
        <w:numPr>
          <w:ilvl w:val="0"/>
          <w:numId w:val="45"/>
        </w:numPr>
        <w:spacing w:line="240" w:lineRule="auto"/>
        <w:jc w:val="both"/>
        <w:rPr>
          <w:sz w:val="28"/>
          <w:szCs w:val="28"/>
          <w:lang w:val="ru-RU"/>
        </w:rPr>
      </w:pPr>
      <w:r w:rsidRPr="00BA02DC">
        <w:rPr>
          <w:sz w:val="28"/>
          <w:szCs w:val="28"/>
          <w:lang w:val="ru-RU"/>
        </w:rPr>
        <w:lastRenderedPageBreak/>
        <w:t>Каталог (посилання): Позиції, артикули, вартість, кількість в наявності, всі необхідні деталі які зазвичай містять каталоги;</w:t>
      </w:r>
    </w:p>
    <w:p w14:paraId="5FCFEE6C" w14:textId="77777777" w:rsidR="00027871" w:rsidRPr="00BA02DC" w:rsidRDefault="00000000">
      <w:pPr>
        <w:numPr>
          <w:ilvl w:val="0"/>
          <w:numId w:val="45"/>
        </w:numPr>
        <w:spacing w:line="240" w:lineRule="auto"/>
        <w:jc w:val="both"/>
        <w:rPr>
          <w:sz w:val="28"/>
          <w:szCs w:val="28"/>
          <w:lang w:val="ru-RU"/>
        </w:rPr>
      </w:pPr>
      <w:r w:rsidRPr="00BA02DC">
        <w:rPr>
          <w:sz w:val="28"/>
          <w:szCs w:val="28"/>
          <w:lang w:val="ru-RU"/>
        </w:rPr>
        <w:t>Історія замовлень: що замовляли, найменування, артикули, кількість, вартість, дата, ТТНки, коментарі - для зручності, щоб мати можливість подивитись коли і що було замовлено;</w:t>
      </w:r>
    </w:p>
    <w:p w14:paraId="46FA837E" w14:textId="77777777" w:rsidR="00027871" w:rsidRPr="00BA02DC" w:rsidRDefault="00000000">
      <w:pPr>
        <w:numPr>
          <w:ilvl w:val="0"/>
          <w:numId w:val="45"/>
        </w:numPr>
        <w:spacing w:line="240" w:lineRule="auto"/>
        <w:jc w:val="both"/>
        <w:rPr>
          <w:sz w:val="28"/>
          <w:szCs w:val="28"/>
          <w:lang w:val="ru-RU"/>
        </w:rPr>
      </w:pPr>
      <w:r w:rsidRPr="00BA02DC">
        <w:rPr>
          <w:sz w:val="28"/>
          <w:szCs w:val="28"/>
          <w:lang w:val="ru-RU"/>
        </w:rPr>
        <w:t>Коментарі - опціонально, коментар про роботу з постачальником (вільний текст).</w:t>
      </w:r>
    </w:p>
    <w:p w14:paraId="139365F2" w14:textId="77777777" w:rsidR="00027871" w:rsidRPr="00BA02DC" w:rsidRDefault="00027871">
      <w:pPr>
        <w:spacing w:line="240" w:lineRule="auto"/>
        <w:jc w:val="both"/>
        <w:rPr>
          <w:sz w:val="28"/>
          <w:szCs w:val="28"/>
          <w:lang w:val="ru-RU"/>
        </w:rPr>
      </w:pPr>
    </w:p>
    <w:p w14:paraId="18BAC158" w14:textId="77777777" w:rsidR="00027871" w:rsidRDefault="00000000">
      <w:pPr>
        <w:pStyle w:val="3"/>
        <w:spacing w:line="240" w:lineRule="auto"/>
        <w:jc w:val="both"/>
        <w:rPr>
          <w:highlight w:val="cyan"/>
        </w:rPr>
      </w:pPr>
      <w:bookmarkStart w:id="50" w:name="_2jjohs4ed3wv" w:colFirst="0" w:colLast="0"/>
      <w:bookmarkEnd w:id="50"/>
      <w:r>
        <w:t>Закупівлі</w:t>
      </w:r>
    </w:p>
    <w:p w14:paraId="4F980AEF" w14:textId="77777777" w:rsidR="00027871" w:rsidRDefault="00027871">
      <w:pPr>
        <w:spacing w:line="240" w:lineRule="auto"/>
        <w:jc w:val="both"/>
        <w:rPr>
          <w:sz w:val="28"/>
          <w:szCs w:val="28"/>
          <w:highlight w:val="cyan"/>
        </w:rPr>
      </w:pPr>
    </w:p>
    <w:p w14:paraId="16E854FC" w14:textId="77777777" w:rsidR="00027871" w:rsidRDefault="00000000">
      <w:pPr>
        <w:spacing w:line="240" w:lineRule="auto"/>
        <w:jc w:val="both"/>
        <w:rPr>
          <w:sz w:val="28"/>
          <w:szCs w:val="28"/>
        </w:rPr>
      </w:pPr>
      <w:r>
        <w:rPr>
          <w:sz w:val="28"/>
          <w:szCs w:val="28"/>
        </w:rPr>
        <w:t xml:space="preserve">Етапи процесу Закупівель: </w:t>
      </w:r>
    </w:p>
    <w:p w14:paraId="6A10F912" w14:textId="77777777" w:rsidR="00027871" w:rsidRDefault="00027871">
      <w:pPr>
        <w:spacing w:line="240" w:lineRule="auto"/>
        <w:jc w:val="both"/>
        <w:rPr>
          <w:sz w:val="28"/>
          <w:szCs w:val="28"/>
        </w:rPr>
      </w:pPr>
    </w:p>
    <w:p w14:paraId="28302A37" w14:textId="77777777" w:rsidR="00027871" w:rsidRDefault="00000000">
      <w:pPr>
        <w:numPr>
          <w:ilvl w:val="0"/>
          <w:numId w:val="23"/>
        </w:numPr>
        <w:spacing w:line="240" w:lineRule="auto"/>
        <w:jc w:val="both"/>
        <w:rPr>
          <w:ins w:id="51" w:author="Рената Сидоренко" w:date="2024-01-26T12:13:00Z"/>
          <w:sz w:val="28"/>
          <w:szCs w:val="28"/>
        </w:rPr>
      </w:pPr>
      <w:r>
        <w:rPr>
          <w:sz w:val="28"/>
          <w:szCs w:val="28"/>
        </w:rPr>
        <w:t>створення замовлення/закупівлі;</w:t>
      </w:r>
      <w:ins w:id="52" w:author="Рената Сидоренко" w:date="2024-01-26T12:13:00Z">
        <w:r>
          <w:rPr>
            <w:sz w:val="28"/>
            <w:szCs w:val="28"/>
          </w:rPr>
          <w:t xml:space="preserve"> </w:t>
        </w:r>
      </w:ins>
    </w:p>
    <w:p w14:paraId="5AD0516D" w14:textId="77777777" w:rsidR="00027871" w:rsidRDefault="00000000">
      <w:pPr>
        <w:numPr>
          <w:ilvl w:val="0"/>
          <w:numId w:val="23"/>
        </w:numPr>
        <w:spacing w:line="240" w:lineRule="auto"/>
        <w:jc w:val="both"/>
        <w:rPr>
          <w:sz w:val="28"/>
          <w:szCs w:val="28"/>
        </w:rPr>
      </w:pPr>
      <w:ins w:id="53" w:author="Рената Сидоренко" w:date="2024-01-26T12:13:00Z">
        <w:r>
          <w:rPr>
            <w:sz w:val="28"/>
            <w:szCs w:val="28"/>
          </w:rPr>
          <w:t>отримання рахунків від постачальників</w:t>
        </w:r>
      </w:ins>
    </w:p>
    <w:p w14:paraId="04D0AD73" w14:textId="77777777" w:rsidR="00027871" w:rsidRDefault="00000000">
      <w:pPr>
        <w:numPr>
          <w:ilvl w:val="0"/>
          <w:numId w:val="23"/>
        </w:numPr>
        <w:spacing w:line="240" w:lineRule="auto"/>
        <w:jc w:val="both"/>
        <w:rPr>
          <w:sz w:val="28"/>
          <w:szCs w:val="28"/>
        </w:rPr>
      </w:pPr>
      <w:r>
        <w:rPr>
          <w:sz w:val="28"/>
          <w:szCs w:val="28"/>
        </w:rPr>
        <w:t>оплата;</w:t>
      </w:r>
    </w:p>
    <w:p w14:paraId="549AC900" w14:textId="77777777" w:rsidR="00027871" w:rsidRPr="00BA02DC" w:rsidRDefault="00000000">
      <w:pPr>
        <w:numPr>
          <w:ilvl w:val="0"/>
          <w:numId w:val="23"/>
        </w:numPr>
        <w:spacing w:line="240" w:lineRule="auto"/>
        <w:jc w:val="both"/>
        <w:rPr>
          <w:sz w:val="28"/>
          <w:szCs w:val="28"/>
          <w:lang w:val="ru-RU"/>
        </w:rPr>
      </w:pPr>
      <w:r w:rsidRPr="00BA02DC">
        <w:rPr>
          <w:sz w:val="28"/>
          <w:szCs w:val="28"/>
          <w:lang w:val="ru-RU"/>
        </w:rPr>
        <w:t xml:space="preserve">транзит </w:t>
      </w:r>
      <w:ins w:id="54" w:author="Рената Сидоренко" w:date="2024-01-26T12:13:00Z">
        <w:r w:rsidRPr="00BA02DC">
          <w:rPr>
            <w:sz w:val="28"/>
            <w:szCs w:val="28"/>
            <w:lang w:val="ru-RU"/>
          </w:rPr>
          <w:t xml:space="preserve">закупленого товару </w:t>
        </w:r>
      </w:ins>
      <w:del w:id="55" w:author="Рената Сидоренко" w:date="2024-01-26T12:13:00Z">
        <w:r w:rsidRPr="00BA02DC">
          <w:rPr>
            <w:sz w:val="28"/>
            <w:szCs w:val="28"/>
            <w:lang w:val="ru-RU"/>
          </w:rPr>
          <w:delText>закупівлі</w:delText>
        </w:r>
      </w:del>
      <w:r w:rsidRPr="00BA02DC">
        <w:rPr>
          <w:sz w:val="28"/>
          <w:szCs w:val="28"/>
          <w:lang w:val="ru-RU"/>
        </w:rPr>
        <w:t xml:space="preserve"> до складу (фіз. світ);</w:t>
      </w:r>
    </w:p>
    <w:p w14:paraId="511DF5FE" w14:textId="77777777" w:rsidR="00027871" w:rsidRPr="00BA02DC" w:rsidRDefault="00000000">
      <w:pPr>
        <w:numPr>
          <w:ilvl w:val="0"/>
          <w:numId w:val="23"/>
        </w:numPr>
        <w:spacing w:line="240" w:lineRule="auto"/>
        <w:jc w:val="both"/>
        <w:rPr>
          <w:sz w:val="28"/>
          <w:szCs w:val="28"/>
          <w:lang w:val="ru-RU"/>
        </w:rPr>
      </w:pPr>
      <w:r w:rsidRPr="00BA02DC">
        <w:rPr>
          <w:sz w:val="28"/>
          <w:szCs w:val="28"/>
          <w:lang w:val="ru-RU"/>
        </w:rPr>
        <w:t>прийом складом матеріалу (фіз світ) і заведення</w:t>
      </w:r>
      <w:ins w:id="56" w:author="Рената Сидоренко" w:date="2024-01-26T12:14:00Z">
        <w:r w:rsidRPr="00BA02DC">
          <w:rPr>
            <w:sz w:val="28"/>
            <w:szCs w:val="28"/>
            <w:lang w:val="ru-RU"/>
          </w:rPr>
          <w:t xml:space="preserve"> товару</w:t>
        </w:r>
      </w:ins>
      <w:r w:rsidRPr="00BA02DC">
        <w:rPr>
          <w:sz w:val="28"/>
          <w:szCs w:val="28"/>
          <w:lang w:val="ru-RU"/>
        </w:rPr>
        <w:t xml:space="preserve"> в систему (завершення).</w:t>
      </w:r>
    </w:p>
    <w:p w14:paraId="0572E7D2" w14:textId="77777777" w:rsidR="00027871" w:rsidRPr="00BA02DC" w:rsidRDefault="00027871">
      <w:pPr>
        <w:spacing w:line="240" w:lineRule="auto"/>
        <w:ind w:left="720"/>
        <w:jc w:val="both"/>
        <w:rPr>
          <w:sz w:val="28"/>
          <w:szCs w:val="28"/>
          <w:lang w:val="ru-RU"/>
        </w:rPr>
      </w:pPr>
    </w:p>
    <w:p w14:paraId="24340EE6" w14:textId="77777777" w:rsidR="00027871" w:rsidRPr="00BA02DC" w:rsidRDefault="00000000">
      <w:pPr>
        <w:spacing w:line="240" w:lineRule="auto"/>
        <w:jc w:val="both"/>
        <w:rPr>
          <w:sz w:val="28"/>
          <w:szCs w:val="28"/>
          <w:lang w:val="ru-RU"/>
        </w:rPr>
      </w:pPr>
      <w:r w:rsidRPr="00BA02DC">
        <w:rPr>
          <w:sz w:val="28"/>
          <w:szCs w:val="28"/>
          <w:lang w:val="ru-RU"/>
        </w:rPr>
        <w:t>На цьому завершується Закупівля і починаються Складські процеси (облік, інвентаризація, переміщення, повернення - детальніше в розділі Склад). В цьому розділі описано саме функціонал який потрібен для Закупівель</w:t>
      </w:r>
      <w:r w:rsidRPr="00BA02DC">
        <w:rPr>
          <w:sz w:val="28"/>
          <w:szCs w:val="28"/>
          <w:lang w:val="ru-RU"/>
        </w:rPr>
        <w:br/>
      </w:r>
    </w:p>
    <w:p w14:paraId="7C2C5C73" w14:textId="77777777" w:rsidR="00027871" w:rsidRPr="00BA02DC" w:rsidRDefault="00000000">
      <w:pPr>
        <w:spacing w:line="240" w:lineRule="auto"/>
        <w:jc w:val="both"/>
        <w:rPr>
          <w:sz w:val="28"/>
          <w:szCs w:val="28"/>
          <w:lang w:val="ru-RU"/>
        </w:rPr>
      </w:pPr>
      <w:r w:rsidRPr="00BA02DC">
        <w:rPr>
          <w:color w:val="434343"/>
          <w:sz w:val="28"/>
          <w:szCs w:val="28"/>
          <w:lang w:val="ru-RU"/>
        </w:rPr>
        <w:t>К</w:t>
      </w:r>
      <w:r w:rsidRPr="00BA02DC">
        <w:rPr>
          <w:sz w:val="28"/>
          <w:szCs w:val="28"/>
          <w:lang w:val="ru-RU"/>
        </w:rPr>
        <w:t>ористувач має мати змогу переглянути всі Закупівлі, які є зараз в процесі на виробництві.</w:t>
      </w:r>
    </w:p>
    <w:p w14:paraId="4CE3B23F" w14:textId="77777777" w:rsidR="00027871" w:rsidRPr="00BA02DC" w:rsidRDefault="00027871">
      <w:pPr>
        <w:spacing w:line="240" w:lineRule="auto"/>
        <w:jc w:val="both"/>
        <w:rPr>
          <w:sz w:val="28"/>
          <w:szCs w:val="28"/>
          <w:lang w:val="ru-RU"/>
        </w:rPr>
      </w:pPr>
    </w:p>
    <w:p w14:paraId="5639E823" w14:textId="77777777" w:rsidR="00027871" w:rsidRDefault="00000000">
      <w:pPr>
        <w:spacing w:line="240" w:lineRule="auto"/>
        <w:jc w:val="both"/>
        <w:rPr>
          <w:sz w:val="28"/>
          <w:szCs w:val="28"/>
        </w:rPr>
      </w:pPr>
      <w:r w:rsidRPr="00BA02DC">
        <w:rPr>
          <w:sz w:val="28"/>
          <w:szCs w:val="28"/>
          <w:lang w:val="ru-RU"/>
        </w:rPr>
        <w:t xml:space="preserve">Користувач має мати змогу додати в систему нову Закупівлю </w:t>
      </w:r>
      <w:r>
        <w:rPr>
          <w:sz w:val="28"/>
          <w:szCs w:val="28"/>
        </w:rPr>
        <w:t>(які саме дані має містити її опис - трохи нижче в “Описі Закупівлі”).</w:t>
      </w:r>
      <w:r>
        <w:rPr>
          <w:sz w:val="28"/>
          <w:szCs w:val="28"/>
        </w:rPr>
        <w:br/>
      </w:r>
    </w:p>
    <w:p w14:paraId="068B6AF9" w14:textId="77777777" w:rsidR="00027871" w:rsidRPr="00BA02DC" w:rsidRDefault="00000000">
      <w:pPr>
        <w:spacing w:line="240" w:lineRule="auto"/>
        <w:jc w:val="both"/>
        <w:rPr>
          <w:sz w:val="28"/>
          <w:szCs w:val="28"/>
          <w:lang w:val="ru-RU"/>
        </w:rPr>
      </w:pPr>
      <w:r w:rsidRPr="00BA02DC">
        <w:rPr>
          <w:sz w:val="28"/>
          <w:szCs w:val="28"/>
          <w:lang w:val="ru-RU"/>
        </w:rPr>
        <w:t>Користувач має мати змогу редагувати дані по Закупівлі (наприклад, якщо змінились ціни або дати поставки).</w:t>
      </w:r>
      <w:r w:rsidRPr="00BA02DC">
        <w:rPr>
          <w:sz w:val="28"/>
          <w:szCs w:val="28"/>
          <w:lang w:val="ru-RU"/>
        </w:rPr>
        <w:br/>
      </w:r>
    </w:p>
    <w:p w14:paraId="2D938748" w14:textId="77777777" w:rsidR="00027871" w:rsidRPr="00BA02DC" w:rsidRDefault="00000000">
      <w:pPr>
        <w:spacing w:line="240" w:lineRule="auto"/>
        <w:jc w:val="both"/>
        <w:rPr>
          <w:sz w:val="28"/>
          <w:szCs w:val="28"/>
          <w:lang w:val="ru-RU"/>
        </w:rPr>
      </w:pPr>
      <w:r w:rsidRPr="00BA02DC">
        <w:rPr>
          <w:sz w:val="28"/>
          <w:szCs w:val="28"/>
          <w:lang w:val="ru-RU"/>
        </w:rPr>
        <w:t xml:space="preserve">Користувач має мати змогу редагувати статус Закупівлі (детальніше в розділі </w:t>
      </w:r>
      <w:hyperlink w:anchor="_4nr41z6z3ggx">
        <w:r w:rsidRPr="00BA02DC">
          <w:rPr>
            <w:color w:val="1155CC"/>
            <w:sz w:val="28"/>
            <w:szCs w:val="28"/>
            <w:u w:val="single"/>
            <w:lang w:val="ru-RU"/>
          </w:rPr>
          <w:t>Закупівлі</w:t>
        </w:r>
      </w:hyperlink>
      <w:r w:rsidRPr="00BA02DC">
        <w:rPr>
          <w:sz w:val="28"/>
          <w:szCs w:val="28"/>
          <w:lang w:val="ru-RU"/>
        </w:rPr>
        <w:t>).</w:t>
      </w:r>
      <w:r w:rsidRPr="00BA02DC">
        <w:rPr>
          <w:sz w:val="28"/>
          <w:szCs w:val="28"/>
          <w:lang w:val="ru-RU"/>
        </w:rPr>
        <w:br/>
      </w:r>
    </w:p>
    <w:p w14:paraId="0FB9B12C" w14:textId="77777777" w:rsidR="00027871" w:rsidRPr="00BA02DC" w:rsidRDefault="00000000">
      <w:pPr>
        <w:spacing w:line="240" w:lineRule="auto"/>
        <w:jc w:val="both"/>
        <w:rPr>
          <w:sz w:val="28"/>
          <w:szCs w:val="28"/>
          <w:lang w:val="ru-RU"/>
        </w:rPr>
      </w:pPr>
      <w:r w:rsidRPr="00BA02DC">
        <w:rPr>
          <w:sz w:val="28"/>
          <w:szCs w:val="28"/>
          <w:lang w:val="ru-RU"/>
        </w:rPr>
        <w:t>Користувач має мати змогу видалити з системи створену Закупівлю.</w:t>
      </w:r>
    </w:p>
    <w:p w14:paraId="61CE9A8E" w14:textId="77777777" w:rsidR="00027871" w:rsidRDefault="00000000">
      <w:pPr>
        <w:spacing w:line="240" w:lineRule="auto"/>
        <w:jc w:val="both"/>
        <w:rPr>
          <w:sz w:val="28"/>
          <w:szCs w:val="28"/>
        </w:rPr>
      </w:pPr>
      <w:r w:rsidRPr="00BA02DC">
        <w:rPr>
          <w:sz w:val="28"/>
          <w:szCs w:val="28"/>
          <w:lang w:val="ru-RU"/>
        </w:rPr>
        <w:br/>
      </w:r>
      <w:r>
        <w:rPr>
          <w:sz w:val="28"/>
          <w:szCs w:val="28"/>
        </w:rPr>
        <w:t xml:space="preserve">Користувач має мати змогу скористатись функціоналом пошуку по </w:t>
      </w:r>
      <w:r>
        <w:rPr>
          <w:sz w:val="28"/>
          <w:szCs w:val="28"/>
        </w:rPr>
        <w:lastRenderedPageBreak/>
        <w:t xml:space="preserve">Закупівлях (по Проекту, даті, назві або артикулу замовленого матеріалу, назві постачальника). </w:t>
      </w:r>
      <w:r>
        <w:rPr>
          <w:sz w:val="28"/>
          <w:szCs w:val="28"/>
        </w:rPr>
        <w:br/>
      </w:r>
    </w:p>
    <w:p w14:paraId="4E0C34EB" w14:textId="77777777" w:rsidR="00027871" w:rsidRDefault="00000000">
      <w:pPr>
        <w:spacing w:line="240" w:lineRule="auto"/>
        <w:jc w:val="both"/>
        <w:rPr>
          <w:sz w:val="28"/>
          <w:szCs w:val="28"/>
        </w:rPr>
      </w:pPr>
      <w:r>
        <w:rPr>
          <w:sz w:val="28"/>
          <w:szCs w:val="28"/>
        </w:rPr>
        <w:t>Користувач має мати змогу скористатись функціоналом фільтрування Закупівель по постачальниках, матеріалах, Проекту.</w:t>
      </w:r>
    </w:p>
    <w:p w14:paraId="4556F476" w14:textId="77777777" w:rsidR="00027871" w:rsidRDefault="00027871">
      <w:pPr>
        <w:spacing w:line="240" w:lineRule="auto"/>
        <w:jc w:val="both"/>
        <w:rPr>
          <w:sz w:val="28"/>
          <w:szCs w:val="28"/>
        </w:rPr>
      </w:pPr>
    </w:p>
    <w:p w14:paraId="33ED2B95" w14:textId="77777777" w:rsidR="00027871" w:rsidRDefault="00000000">
      <w:pPr>
        <w:spacing w:line="240" w:lineRule="auto"/>
        <w:jc w:val="both"/>
        <w:rPr>
          <w:sz w:val="28"/>
          <w:szCs w:val="28"/>
        </w:rPr>
      </w:pPr>
      <w:r>
        <w:rPr>
          <w:sz w:val="28"/>
          <w:szCs w:val="28"/>
        </w:rPr>
        <w:t>Користувач має мати змогу переглянути детальний опис кожної Закупівлі. Опис має включати наступні дані:</w:t>
      </w:r>
    </w:p>
    <w:p w14:paraId="2CADCF5E" w14:textId="77777777" w:rsidR="00027871" w:rsidRDefault="00027871">
      <w:pPr>
        <w:spacing w:line="240" w:lineRule="auto"/>
        <w:jc w:val="both"/>
        <w:rPr>
          <w:sz w:val="28"/>
          <w:szCs w:val="28"/>
        </w:rPr>
      </w:pPr>
    </w:p>
    <w:p w14:paraId="22F913A1" w14:textId="77777777" w:rsidR="00027871" w:rsidRDefault="00000000">
      <w:pPr>
        <w:numPr>
          <w:ilvl w:val="0"/>
          <w:numId w:val="45"/>
        </w:numPr>
        <w:spacing w:line="240" w:lineRule="auto"/>
        <w:jc w:val="both"/>
        <w:rPr>
          <w:sz w:val="28"/>
          <w:szCs w:val="28"/>
        </w:rPr>
      </w:pPr>
      <w:r>
        <w:rPr>
          <w:sz w:val="28"/>
          <w:szCs w:val="28"/>
        </w:rPr>
        <w:t>Назва (назва матеріалу чи розхідника);</w:t>
      </w:r>
    </w:p>
    <w:p w14:paraId="4872D018" w14:textId="77777777" w:rsidR="00027871" w:rsidRDefault="00000000">
      <w:pPr>
        <w:numPr>
          <w:ilvl w:val="0"/>
          <w:numId w:val="45"/>
        </w:numPr>
        <w:spacing w:line="240" w:lineRule="auto"/>
        <w:jc w:val="both"/>
        <w:rPr>
          <w:sz w:val="28"/>
          <w:szCs w:val="28"/>
        </w:rPr>
      </w:pPr>
      <w:r>
        <w:rPr>
          <w:sz w:val="28"/>
          <w:szCs w:val="28"/>
        </w:rPr>
        <w:t>Тип (трикотаж, ріпстоп, слімтекс, синтапон, оксфорд ітд);</w:t>
      </w:r>
    </w:p>
    <w:p w14:paraId="77A602EE" w14:textId="77777777" w:rsidR="00027871" w:rsidRDefault="00000000">
      <w:pPr>
        <w:numPr>
          <w:ilvl w:val="0"/>
          <w:numId w:val="45"/>
        </w:numPr>
        <w:spacing w:line="240" w:lineRule="auto"/>
        <w:jc w:val="both"/>
        <w:rPr>
          <w:sz w:val="28"/>
          <w:szCs w:val="28"/>
        </w:rPr>
      </w:pPr>
      <w:r>
        <w:rPr>
          <w:sz w:val="28"/>
          <w:szCs w:val="28"/>
        </w:rPr>
        <w:t>Категорія (тканина липучка резинка блискавка);</w:t>
      </w:r>
    </w:p>
    <w:p w14:paraId="36CB58FA" w14:textId="77777777" w:rsidR="00027871" w:rsidRDefault="00000000">
      <w:pPr>
        <w:numPr>
          <w:ilvl w:val="0"/>
          <w:numId w:val="45"/>
        </w:numPr>
        <w:spacing w:line="240" w:lineRule="auto"/>
        <w:jc w:val="both"/>
        <w:rPr>
          <w:sz w:val="28"/>
          <w:szCs w:val="28"/>
        </w:rPr>
      </w:pPr>
      <w:r>
        <w:rPr>
          <w:sz w:val="28"/>
          <w:szCs w:val="28"/>
        </w:rPr>
        <w:t>Артикул (цифровий код/ID товару);</w:t>
      </w:r>
    </w:p>
    <w:p w14:paraId="322133AE" w14:textId="77777777" w:rsidR="00027871" w:rsidRDefault="00000000">
      <w:pPr>
        <w:numPr>
          <w:ilvl w:val="0"/>
          <w:numId w:val="45"/>
        </w:numPr>
        <w:spacing w:line="240" w:lineRule="auto"/>
        <w:jc w:val="both"/>
        <w:rPr>
          <w:sz w:val="28"/>
          <w:szCs w:val="28"/>
        </w:rPr>
      </w:pPr>
      <w:r>
        <w:rPr>
          <w:sz w:val="28"/>
          <w:szCs w:val="28"/>
        </w:rPr>
        <w:t>Одиниці виміру км/п, шт, м/п;</w:t>
      </w:r>
    </w:p>
    <w:p w14:paraId="3EC87147" w14:textId="77777777" w:rsidR="00027871" w:rsidRDefault="00000000">
      <w:pPr>
        <w:numPr>
          <w:ilvl w:val="0"/>
          <w:numId w:val="45"/>
        </w:numPr>
        <w:spacing w:line="240" w:lineRule="auto"/>
        <w:jc w:val="both"/>
        <w:rPr>
          <w:sz w:val="28"/>
          <w:szCs w:val="28"/>
        </w:rPr>
      </w:pPr>
      <w:r>
        <w:rPr>
          <w:sz w:val="28"/>
          <w:szCs w:val="28"/>
        </w:rPr>
        <w:t>Кількість  (шт, м, км);</w:t>
      </w:r>
    </w:p>
    <w:p w14:paraId="2AAE8D2E" w14:textId="77777777" w:rsidR="00027871" w:rsidRDefault="00000000">
      <w:pPr>
        <w:numPr>
          <w:ilvl w:val="0"/>
          <w:numId w:val="45"/>
        </w:numPr>
        <w:spacing w:line="240" w:lineRule="auto"/>
        <w:jc w:val="both"/>
        <w:rPr>
          <w:sz w:val="28"/>
          <w:szCs w:val="28"/>
        </w:rPr>
      </w:pPr>
      <w:r>
        <w:rPr>
          <w:sz w:val="28"/>
          <w:szCs w:val="28"/>
        </w:rPr>
        <w:t>Вартість за 1 одиницю (сума, валюта);</w:t>
      </w:r>
    </w:p>
    <w:p w14:paraId="056AF621" w14:textId="77777777" w:rsidR="00027871" w:rsidRDefault="00000000">
      <w:pPr>
        <w:numPr>
          <w:ilvl w:val="0"/>
          <w:numId w:val="45"/>
        </w:numPr>
        <w:spacing w:line="240" w:lineRule="auto"/>
        <w:jc w:val="both"/>
        <w:rPr>
          <w:sz w:val="28"/>
          <w:szCs w:val="28"/>
        </w:rPr>
      </w:pPr>
      <w:r>
        <w:rPr>
          <w:sz w:val="28"/>
          <w:szCs w:val="28"/>
        </w:rPr>
        <w:t>Вартість загальна по даному артикулу (сума, валюта);</w:t>
      </w:r>
    </w:p>
    <w:p w14:paraId="73711059" w14:textId="77777777" w:rsidR="00027871" w:rsidRDefault="00000000">
      <w:pPr>
        <w:numPr>
          <w:ilvl w:val="0"/>
          <w:numId w:val="45"/>
        </w:numPr>
        <w:spacing w:line="240" w:lineRule="auto"/>
        <w:jc w:val="both"/>
        <w:rPr>
          <w:sz w:val="28"/>
          <w:szCs w:val="28"/>
        </w:rPr>
      </w:pPr>
      <w:r>
        <w:rPr>
          <w:sz w:val="28"/>
          <w:szCs w:val="28"/>
        </w:rPr>
        <w:t>Постачальник (назва підприємства, посилання на постачальника в базі);</w:t>
      </w:r>
    </w:p>
    <w:p w14:paraId="538D27A8" w14:textId="77777777" w:rsidR="00027871" w:rsidRDefault="00000000">
      <w:pPr>
        <w:numPr>
          <w:ilvl w:val="0"/>
          <w:numId w:val="45"/>
        </w:numPr>
        <w:spacing w:line="240" w:lineRule="auto"/>
        <w:jc w:val="both"/>
        <w:rPr>
          <w:sz w:val="28"/>
          <w:szCs w:val="28"/>
        </w:rPr>
      </w:pPr>
      <w:r>
        <w:rPr>
          <w:sz w:val="28"/>
          <w:szCs w:val="28"/>
        </w:rPr>
        <w:t>Каталог постачальника (посилання);</w:t>
      </w:r>
    </w:p>
    <w:p w14:paraId="693745A6" w14:textId="77777777" w:rsidR="00027871" w:rsidRDefault="00000000">
      <w:pPr>
        <w:numPr>
          <w:ilvl w:val="0"/>
          <w:numId w:val="45"/>
        </w:numPr>
        <w:spacing w:line="240" w:lineRule="auto"/>
        <w:jc w:val="both"/>
        <w:rPr>
          <w:sz w:val="28"/>
          <w:szCs w:val="28"/>
        </w:rPr>
      </w:pPr>
      <w:r>
        <w:rPr>
          <w:sz w:val="28"/>
          <w:szCs w:val="28"/>
        </w:rPr>
        <w:t>Історія замовлень: що замовляли, найменування, артикули, кількість, вартість, дата;</w:t>
      </w:r>
    </w:p>
    <w:p w14:paraId="0877E78C" w14:textId="77777777" w:rsidR="00027871" w:rsidRDefault="00000000">
      <w:pPr>
        <w:numPr>
          <w:ilvl w:val="0"/>
          <w:numId w:val="45"/>
        </w:numPr>
        <w:spacing w:line="240" w:lineRule="auto"/>
        <w:jc w:val="both"/>
        <w:rPr>
          <w:sz w:val="28"/>
          <w:szCs w:val="28"/>
        </w:rPr>
      </w:pPr>
      <w:r>
        <w:rPr>
          <w:sz w:val="28"/>
          <w:szCs w:val="28"/>
        </w:rPr>
        <w:t>Статус (нове, оплачене, в процесі, виконане);</w:t>
      </w:r>
    </w:p>
    <w:p w14:paraId="7AFA8B18" w14:textId="77777777" w:rsidR="00027871" w:rsidRDefault="00000000">
      <w:pPr>
        <w:numPr>
          <w:ilvl w:val="0"/>
          <w:numId w:val="45"/>
        </w:numPr>
        <w:spacing w:line="240" w:lineRule="auto"/>
        <w:jc w:val="both"/>
        <w:rPr>
          <w:sz w:val="28"/>
          <w:szCs w:val="28"/>
        </w:rPr>
      </w:pPr>
      <w:r>
        <w:rPr>
          <w:sz w:val="28"/>
          <w:szCs w:val="28"/>
        </w:rPr>
        <w:t>Календар поставок (коли має бути замовлена і доставлена наступна партія);</w:t>
      </w:r>
    </w:p>
    <w:p w14:paraId="78B7227C" w14:textId="77777777" w:rsidR="00027871" w:rsidRDefault="00000000">
      <w:pPr>
        <w:numPr>
          <w:ilvl w:val="0"/>
          <w:numId w:val="45"/>
        </w:numPr>
        <w:spacing w:line="240" w:lineRule="auto"/>
        <w:jc w:val="both"/>
        <w:rPr>
          <w:sz w:val="28"/>
          <w:szCs w:val="28"/>
        </w:rPr>
      </w:pPr>
      <w:commentRangeStart w:id="57"/>
      <w:r>
        <w:rPr>
          <w:sz w:val="28"/>
          <w:szCs w:val="28"/>
        </w:rPr>
        <w:t>Наявність</w:t>
      </w:r>
      <w:commentRangeEnd w:id="57"/>
      <w:r>
        <w:rPr>
          <w:rStyle w:val="ab"/>
          <w:sz w:val="28"/>
          <w:szCs w:val="28"/>
        </w:rPr>
        <w:commentReference w:id="57"/>
      </w:r>
      <w:r>
        <w:rPr>
          <w:sz w:val="28"/>
          <w:szCs w:val="28"/>
        </w:rPr>
        <w:t xml:space="preserve"> (є, немає) - щоб позначити що конкретно цей артикул недоступний, тому треба шукати або у інших постачальників, або альтернативу, і коли буде в наявності - щоб зрозуміти чи нам горять терміни виконання замовлення чи ні.</w:t>
      </w:r>
    </w:p>
    <w:p w14:paraId="24B2D82C" w14:textId="77777777" w:rsidR="00027871" w:rsidRDefault="00000000">
      <w:pPr>
        <w:pStyle w:val="3"/>
        <w:jc w:val="both"/>
      </w:pPr>
      <w:bookmarkStart w:id="58" w:name="_dia34o2t8kgi" w:colFirst="0" w:colLast="0"/>
      <w:bookmarkEnd w:id="58"/>
      <w:r>
        <w:t>Замовлення (тендерні замовлення)</w:t>
      </w:r>
    </w:p>
    <w:p w14:paraId="7C1BE3D3" w14:textId="77777777" w:rsidR="00027871" w:rsidRDefault="00027871">
      <w:pPr>
        <w:spacing w:line="240" w:lineRule="auto"/>
        <w:jc w:val="both"/>
        <w:rPr>
          <w:b/>
          <w:sz w:val="28"/>
          <w:szCs w:val="28"/>
        </w:rPr>
      </w:pPr>
    </w:p>
    <w:p w14:paraId="55001FAB" w14:textId="77777777" w:rsidR="00027871" w:rsidRDefault="00000000">
      <w:pPr>
        <w:spacing w:line="240" w:lineRule="auto"/>
        <w:jc w:val="both"/>
        <w:rPr>
          <w:sz w:val="28"/>
          <w:szCs w:val="28"/>
        </w:rPr>
      </w:pPr>
      <w:r>
        <w:rPr>
          <w:sz w:val="28"/>
          <w:szCs w:val="28"/>
        </w:rPr>
        <w:t>Замовлення - це по суті тендер, починаючи з етапу знаходження клієнта (замовника), прийняття рішення щодо того чи виробництво братиме участь у тендері, власне участь в тендері і закінчуючи відшивом пробного зразка для цього тендеру. Сюди також входить підготовка пакету тендерної документації.</w:t>
      </w:r>
    </w:p>
    <w:p w14:paraId="00CBD371" w14:textId="77777777" w:rsidR="00027871" w:rsidRDefault="00027871">
      <w:pPr>
        <w:spacing w:line="240" w:lineRule="auto"/>
        <w:jc w:val="both"/>
        <w:rPr>
          <w:sz w:val="28"/>
          <w:szCs w:val="28"/>
        </w:rPr>
      </w:pPr>
    </w:p>
    <w:p w14:paraId="267B543E" w14:textId="77777777" w:rsidR="00027871" w:rsidRDefault="00000000">
      <w:pPr>
        <w:spacing w:line="240" w:lineRule="auto"/>
        <w:jc w:val="both"/>
        <w:rPr>
          <w:sz w:val="28"/>
          <w:szCs w:val="28"/>
        </w:rPr>
      </w:pPr>
      <w:r>
        <w:rPr>
          <w:color w:val="434343"/>
          <w:sz w:val="28"/>
          <w:szCs w:val="28"/>
        </w:rPr>
        <w:lastRenderedPageBreak/>
        <w:t>К</w:t>
      </w:r>
      <w:r>
        <w:rPr>
          <w:sz w:val="28"/>
          <w:szCs w:val="28"/>
        </w:rPr>
        <w:t>ористувач має мати змогу переглянути всі Замовлення, які є зараз в процесі.</w:t>
      </w:r>
    </w:p>
    <w:p w14:paraId="645B9F38" w14:textId="77777777" w:rsidR="00027871" w:rsidRDefault="00027871">
      <w:pPr>
        <w:spacing w:line="240" w:lineRule="auto"/>
        <w:jc w:val="both"/>
        <w:rPr>
          <w:sz w:val="28"/>
          <w:szCs w:val="28"/>
        </w:rPr>
      </w:pPr>
    </w:p>
    <w:p w14:paraId="29F824BD" w14:textId="77777777" w:rsidR="00027871" w:rsidRDefault="00000000">
      <w:pPr>
        <w:spacing w:line="240" w:lineRule="auto"/>
        <w:jc w:val="both"/>
        <w:rPr>
          <w:sz w:val="28"/>
          <w:szCs w:val="28"/>
        </w:rPr>
      </w:pPr>
      <w:r>
        <w:rPr>
          <w:sz w:val="28"/>
          <w:szCs w:val="28"/>
        </w:rPr>
        <w:t>Користувач має мати змогу додати в систему нове Замовлення (які саме дані має містити його опис - трохи нижче в “Описі Замовлення”).</w:t>
      </w:r>
      <w:r>
        <w:rPr>
          <w:sz w:val="28"/>
          <w:szCs w:val="28"/>
        </w:rPr>
        <w:br/>
      </w:r>
    </w:p>
    <w:p w14:paraId="2FA62C58" w14:textId="77777777" w:rsidR="00027871" w:rsidRDefault="00000000">
      <w:pPr>
        <w:spacing w:line="240" w:lineRule="auto"/>
        <w:jc w:val="both"/>
        <w:rPr>
          <w:sz w:val="28"/>
          <w:szCs w:val="28"/>
        </w:rPr>
      </w:pPr>
      <w:r>
        <w:rPr>
          <w:sz w:val="28"/>
          <w:szCs w:val="28"/>
        </w:rPr>
        <w:t>Користувач має мати змогу редагувати дані по Замовленню (наприклад, якщо змінилась вартість або терміни виконання).</w:t>
      </w:r>
      <w:r>
        <w:rPr>
          <w:sz w:val="28"/>
          <w:szCs w:val="28"/>
        </w:rPr>
        <w:br/>
      </w:r>
    </w:p>
    <w:p w14:paraId="150002F7" w14:textId="77777777" w:rsidR="00027871" w:rsidRDefault="00000000">
      <w:pPr>
        <w:spacing w:line="240" w:lineRule="auto"/>
        <w:jc w:val="both"/>
        <w:rPr>
          <w:sz w:val="28"/>
          <w:szCs w:val="28"/>
        </w:rPr>
      </w:pPr>
      <w:r>
        <w:rPr>
          <w:sz w:val="28"/>
          <w:szCs w:val="28"/>
        </w:rPr>
        <w:t>Користувач має мати змогу видалити з системи створене Замовлення.</w:t>
      </w:r>
    </w:p>
    <w:p w14:paraId="3C7E6CC9" w14:textId="77777777" w:rsidR="00027871" w:rsidRDefault="00000000">
      <w:pPr>
        <w:spacing w:line="240" w:lineRule="auto"/>
        <w:jc w:val="both"/>
        <w:rPr>
          <w:sz w:val="28"/>
          <w:szCs w:val="28"/>
        </w:rPr>
      </w:pPr>
      <w:r>
        <w:rPr>
          <w:sz w:val="28"/>
          <w:szCs w:val="28"/>
        </w:rPr>
        <w:br/>
        <w:t xml:space="preserve">Користувач має мати змогу скористатись функціоналом пошуку по Замовленнях (по назві, замовнику, типу продукції, статусу). </w:t>
      </w:r>
      <w:r>
        <w:rPr>
          <w:sz w:val="28"/>
          <w:szCs w:val="28"/>
        </w:rPr>
        <w:br/>
      </w:r>
    </w:p>
    <w:p w14:paraId="5920378E" w14:textId="77777777" w:rsidR="00027871" w:rsidRDefault="00000000">
      <w:pPr>
        <w:spacing w:line="240" w:lineRule="auto"/>
        <w:jc w:val="both"/>
        <w:rPr>
          <w:sz w:val="28"/>
          <w:szCs w:val="28"/>
        </w:rPr>
      </w:pPr>
      <w:r>
        <w:rPr>
          <w:sz w:val="28"/>
          <w:szCs w:val="28"/>
        </w:rPr>
        <w:t>Користувач має мати змогу скористатись функціоналом сортування Замовлень по кінцевих термінах, вартості робіт, обсягах партії виробів (від Найменших до Найбільших і навпаки)</w:t>
      </w:r>
    </w:p>
    <w:p w14:paraId="440028F0" w14:textId="77777777" w:rsidR="00027871" w:rsidRDefault="00027871">
      <w:pPr>
        <w:spacing w:line="240" w:lineRule="auto"/>
        <w:jc w:val="both"/>
        <w:rPr>
          <w:sz w:val="28"/>
          <w:szCs w:val="28"/>
        </w:rPr>
      </w:pPr>
    </w:p>
    <w:p w14:paraId="552F5DAC" w14:textId="77777777" w:rsidR="00027871" w:rsidRDefault="00000000">
      <w:pPr>
        <w:spacing w:line="240" w:lineRule="auto"/>
        <w:jc w:val="both"/>
        <w:rPr>
          <w:sz w:val="28"/>
          <w:szCs w:val="28"/>
        </w:rPr>
      </w:pPr>
      <w:r>
        <w:rPr>
          <w:sz w:val="28"/>
          <w:szCs w:val="28"/>
        </w:rPr>
        <w:t>Користувач має мати змогу переглянути детальний опис кожного Замовлення. Опис має включати наступні дані:</w:t>
      </w:r>
    </w:p>
    <w:p w14:paraId="15296B33" w14:textId="77777777" w:rsidR="00027871" w:rsidRDefault="00000000">
      <w:pPr>
        <w:numPr>
          <w:ilvl w:val="0"/>
          <w:numId w:val="7"/>
        </w:numPr>
        <w:spacing w:line="240" w:lineRule="auto"/>
        <w:jc w:val="both"/>
        <w:rPr>
          <w:sz w:val="28"/>
          <w:szCs w:val="28"/>
        </w:rPr>
      </w:pPr>
      <w:r>
        <w:rPr>
          <w:sz w:val="28"/>
          <w:szCs w:val="28"/>
        </w:rPr>
        <w:t>Назва (назва тендеру);</w:t>
      </w:r>
    </w:p>
    <w:p w14:paraId="71024397" w14:textId="77777777" w:rsidR="00027871" w:rsidRDefault="00000000">
      <w:pPr>
        <w:numPr>
          <w:ilvl w:val="0"/>
          <w:numId w:val="7"/>
        </w:numPr>
        <w:spacing w:line="240" w:lineRule="auto"/>
        <w:jc w:val="both"/>
        <w:rPr>
          <w:sz w:val="28"/>
          <w:szCs w:val="28"/>
        </w:rPr>
      </w:pPr>
      <w:r>
        <w:rPr>
          <w:sz w:val="28"/>
          <w:szCs w:val="28"/>
        </w:rPr>
        <w:t>Хто замовник (назва фірми, підприємства, міністерства, абощо);</w:t>
      </w:r>
    </w:p>
    <w:p w14:paraId="7EE7DD4E" w14:textId="77777777" w:rsidR="00027871" w:rsidRDefault="00000000">
      <w:pPr>
        <w:numPr>
          <w:ilvl w:val="0"/>
          <w:numId w:val="7"/>
        </w:numPr>
        <w:spacing w:line="240" w:lineRule="auto"/>
        <w:jc w:val="both"/>
        <w:rPr>
          <w:sz w:val="28"/>
          <w:szCs w:val="28"/>
        </w:rPr>
      </w:pPr>
      <w:r>
        <w:rPr>
          <w:sz w:val="28"/>
          <w:szCs w:val="28"/>
        </w:rPr>
        <w:t>Дата (дата початку тендеру);</w:t>
      </w:r>
    </w:p>
    <w:p w14:paraId="2021F771" w14:textId="77777777" w:rsidR="00027871" w:rsidRDefault="00000000">
      <w:pPr>
        <w:numPr>
          <w:ilvl w:val="0"/>
          <w:numId w:val="7"/>
        </w:numPr>
        <w:spacing w:line="240" w:lineRule="auto"/>
        <w:jc w:val="both"/>
        <w:rPr>
          <w:sz w:val="28"/>
          <w:szCs w:val="28"/>
        </w:rPr>
      </w:pPr>
      <w:r>
        <w:rPr>
          <w:sz w:val="28"/>
          <w:szCs w:val="28"/>
        </w:rPr>
        <w:t>Терміни (встановлені терміни виконання);</w:t>
      </w:r>
    </w:p>
    <w:p w14:paraId="521E7880" w14:textId="77777777" w:rsidR="00027871" w:rsidRDefault="00000000">
      <w:pPr>
        <w:numPr>
          <w:ilvl w:val="0"/>
          <w:numId w:val="7"/>
        </w:numPr>
        <w:spacing w:line="240" w:lineRule="auto"/>
        <w:jc w:val="both"/>
        <w:rPr>
          <w:sz w:val="28"/>
          <w:szCs w:val="28"/>
        </w:rPr>
      </w:pPr>
      <w:r>
        <w:rPr>
          <w:sz w:val="28"/>
          <w:szCs w:val="28"/>
        </w:rPr>
        <w:t>Ціни (вартість виробів);</w:t>
      </w:r>
    </w:p>
    <w:p w14:paraId="7601A728" w14:textId="77777777" w:rsidR="00027871" w:rsidRDefault="00000000">
      <w:pPr>
        <w:numPr>
          <w:ilvl w:val="0"/>
          <w:numId w:val="7"/>
        </w:numPr>
        <w:spacing w:line="240" w:lineRule="auto"/>
        <w:jc w:val="both"/>
        <w:rPr>
          <w:sz w:val="28"/>
          <w:szCs w:val="28"/>
        </w:rPr>
      </w:pPr>
      <w:r>
        <w:rPr>
          <w:sz w:val="28"/>
          <w:szCs w:val="28"/>
        </w:rPr>
        <w:t>Кількості (кількість продукції яку треба виробити);</w:t>
      </w:r>
    </w:p>
    <w:p w14:paraId="38768F82" w14:textId="77777777" w:rsidR="00027871" w:rsidRDefault="00000000">
      <w:pPr>
        <w:numPr>
          <w:ilvl w:val="0"/>
          <w:numId w:val="7"/>
        </w:numPr>
        <w:spacing w:line="240" w:lineRule="auto"/>
        <w:jc w:val="both"/>
        <w:rPr>
          <w:sz w:val="28"/>
          <w:szCs w:val="28"/>
        </w:rPr>
      </w:pPr>
      <w:r>
        <w:rPr>
          <w:sz w:val="28"/>
          <w:szCs w:val="28"/>
        </w:rPr>
        <w:t>Типи продукції (що саме замовляли, найменування, назви);</w:t>
      </w:r>
    </w:p>
    <w:p w14:paraId="376C504F" w14:textId="77777777" w:rsidR="00027871" w:rsidRDefault="00000000">
      <w:pPr>
        <w:numPr>
          <w:ilvl w:val="0"/>
          <w:numId w:val="7"/>
        </w:numPr>
        <w:spacing w:line="240" w:lineRule="auto"/>
        <w:jc w:val="both"/>
        <w:rPr>
          <w:sz w:val="28"/>
          <w:szCs w:val="28"/>
        </w:rPr>
      </w:pPr>
      <w:r>
        <w:rPr>
          <w:sz w:val="28"/>
          <w:szCs w:val="28"/>
        </w:rPr>
        <w:t>Документація по співпраці (пакет документів - тендерні вимоги і тендерна документація, сертифікати, кваліфікації, все що необхідно);</w:t>
      </w:r>
    </w:p>
    <w:p w14:paraId="5151B79F" w14:textId="77777777" w:rsidR="00027871" w:rsidRDefault="00000000">
      <w:pPr>
        <w:numPr>
          <w:ilvl w:val="0"/>
          <w:numId w:val="7"/>
        </w:numPr>
        <w:spacing w:line="240" w:lineRule="auto"/>
        <w:jc w:val="both"/>
        <w:rPr>
          <w:sz w:val="28"/>
          <w:szCs w:val="28"/>
        </w:rPr>
      </w:pPr>
      <w:r>
        <w:rPr>
          <w:sz w:val="28"/>
          <w:szCs w:val="28"/>
        </w:rPr>
        <w:t>Історія співпраці (чи вже працювали із цим замовником, наскільки успішно);</w:t>
      </w:r>
    </w:p>
    <w:p w14:paraId="46FE2F32" w14:textId="77777777" w:rsidR="00027871" w:rsidRDefault="00000000">
      <w:pPr>
        <w:numPr>
          <w:ilvl w:val="0"/>
          <w:numId w:val="7"/>
        </w:numPr>
        <w:spacing w:line="240" w:lineRule="auto"/>
        <w:jc w:val="both"/>
        <w:rPr>
          <w:sz w:val="28"/>
          <w:szCs w:val="28"/>
        </w:rPr>
      </w:pPr>
      <w:r>
        <w:rPr>
          <w:sz w:val="28"/>
          <w:szCs w:val="28"/>
        </w:rPr>
        <w:t>Коментарі (вільний текст - якісь особливості співпраці, які хотілось би відмітити щоб не забути).</w:t>
      </w:r>
    </w:p>
    <w:p w14:paraId="2065623D" w14:textId="77777777" w:rsidR="00027871" w:rsidRDefault="00027871">
      <w:pPr>
        <w:spacing w:line="240" w:lineRule="auto"/>
        <w:jc w:val="both"/>
        <w:rPr>
          <w:sz w:val="28"/>
          <w:szCs w:val="28"/>
        </w:rPr>
      </w:pPr>
    </w:p>
    <w:p w14:paraId="6C76862A" w14:textId="77777777" w:rsidR="00027871" w:rsidRDefault="00027871">
      <w:pPr>
        <w:spacing w:line="240" w:lineRule="auto"/>
        <w:jc w:val="both"/>
        <w:rPr>
          <w:b/>
          <w:sz w:val="28"/>
          <w:szCs w:val="28"/>
        </w:rPr>
      </w:pPr>
    </w:p>
    <w:p w14:paraId="1A05E874" w14:textId="77777777" w:rsidR="00027871" w:rsidRDefault="00000000">
      <w:pPr>
        <w:spacing w:line="240" w:lineRule="auto"/>
        <w:jc w:val="both"/>
        <w:rPr>
          <w:b/>
          <w:sz w:val="28"/>
          <w:szCs w:val="28"/>
        </w:rPr>
      </w:pPr>
      <w:r>
        <w:rPr>
          <w:b/>
          <w:sz w:val="28"/>
          <w:szCs w:val="28"/>
        </w:rPr>
        <w:t>Статуси замовлення</w:t>
      </w:r>
    </w:p>
    <w:p w14:paraId="6FB372E5" w14:textId="77777777" w:rsidR="00027871" w:rsidRDefault="00027871">
      <w:pPr>
        <w:spacing w:line="240" w:lineRule="auto"/>
        <w:jc w:val="both"/>
        <w:rPr>
          <w:b/>
          <w:sz w:val="28"/>
          <w:szCs w:val="28"/>
        </w:rPr>
      </w:pPr>
    </w:p>
    <w:p w14:paraId="524BA357" w14:textId="77777777" w:rsidR="00027871" w:rsidRDefault="00000000">
      <w:pPr>
        <w:spacing w:line="240" w:lineRule="auto"/>
        <w:jc w:val="both"/>
        <w:rPr>
          <w:sz w:val="28"/>
          <w:szCs w:val="28"/>
        </w:rPr>
      </w:pPr>
      <w:r>
        <w:rPr>
          <w:sz w:val="28"/>
          <w:szCs w:val="28"/>
        </w:rPr>
        <w:t xml:space="preserve">Кожне замовлення має мати певний статус, щоб можна було ідентифікувати чи воно нове і щойно почалось, чи вже по ньому йде  </w:t>
      </w:r>
      <w:r>
        <w:rPr>
          <w:sz w:val="28"/>
          <w:szCs w:val="28"/>
        </w:rPr>
        <w:lastRenderedPageBreak/>
        <w:t>певна робота, чи вже зібраний пакет документів, чи надісланий, чи може замовлення скасоване або щось пішло не так і воно поставлене на паузу.</w:t>
      </w:r>
    </w:p>
    <w:p w14:paraId="3AC62D07" w14:textId="77777777" w:rsidR="00027871" w:rsidRDefault="00027871">
      <w:pPr>
        <w:spacing w:line="240" w:lineRule="auto"/>
        <w:jc w:val="both"/>
        <w:rPr>
          <w:sz w:val="28"/>
          <w:szCs w:val="28"/>
        </w:rPr>
      </w:pPr>
    </w:p>
    <w:p w14:paraId="5FBA3903" w14:textId="77777777" w:rsidR="00027871" w:rsidRDefault="00000000">
      <w:pPr>
        <w:spacing w:line="240" w:lineRule="auto"/>
        <w:jc w:val="both"/>
        <w:rPr>
          <w:sz w:val="28"/>
          <w:szCs w:val="28"/>
        </w:rPr>
      </w:pPr>
      <w:r>
        <w:rPr>
          <w:sz w:val="28"/>
          <w:szCs w:val="28"/>
        </w:rPr>
        <w:t xml:space="preserve">Користувач має мати змогу редагувати/міняти статус Замовлення. </w:t>
      </w:r>
    </w:p>
    <w:p w14:paraId="062A0F45" w14:textId="77777777" w:rsidR="00027871" w:rsidRDefault="00027871">
      <w:pPr>
        <w:spacing w:line="240" w:lineRule="auto"/>
        <w:jc w:val="both"/>
        <w:rPr>
          <w:sz w:val="28"/>
          <w:szCs w:val="28"/>
        </w:rPr>
      </w:pPr>
    </w:p>
    <w:p w14:paraId="1698821E" w14:textId="77777777" w:rsidR="00027871" w:rsidRDefault="00000000">
      <w:pPr>
        <w:spacing w:line="240" w:lineRule="auto"/>
        <w:jc w:val="both"/>
        <w:rPr>
          <w:sz w:val="28"/>
          <w:szCs w:val="28"/>
        </w:rPr>
      </w:pPr>
      <w:r>
        <w:rPr>
          <w:sz w:val="28"/>
          <w:szCs w:val="28"/>
        </w:rPr>
        <w:t>Користувач має мати змогу побачити Замовника кожного Замовлення (про Замовників детальніше - відповідний розділ).</w:t>
      </w:r>
    </w:p>
    <w:p w14:paraId="73C46747" w14:textId="77777777" w:rsidR="00027871" w:rsidRDefault="00027871">
      <w:pPr>
        <w:spacing w:line="240" w:lineRule="auto"/>
        <w:jc w:val="both"/>
        <w:rPr>
          <w:sz w:val="28"/>
          <w:szCs w:val="28"/>
        </w:rPr>
      </w:pPr>
    </w:p>
    <w:p w14:paraId="50BAF957" w14:textId="77777777" w:rsidR="00027871" w:rsidRDefault="00000000">
      <w:pPr>
        <w:spacing w:line="240" w:lineRule="auto"/>
        <w:jc w:val="both"/>
        <w:rPr>
          <w:sz w:val="28"/>
          <w:szCs w:val="28"/>
        </w:rPr>
      </w:pPr>
      <w:r>
        <w:rPr>
          <w:sz w:val="28"/>
          <w:szCs w:val="28"/>
        </w:rPr>
        <w:t>Пропоновані статуси:</w:t>
      </w:r>
    </w:p>
    <w:p w14:paraId="2FFC63D6" w14:textId="77777777" w:rsidR="00027871" w:rsidRDefault="00000000">
      <w:pPr>
        <w:numPr>
          <w:ilvl w:val="0"/>
          <w:numId w:val="26"/>
        </w:numPr>
        <w:spacing w:line="240" w:lineRule="auto"/>
        <w:jc w:val="both"/>
        <w:rPr>
          <w:sz w:val="28"/>
          <w:szCs w:val="28"/>
        </w:rPr>
      </w:pPr>
      <w:r>
        <w:rPr>
          <w:sz w:val="28"/>
          <w:szCs w:val="28"/>
        </w:rPr>
        <w:t>Нове (нове замовлення додано в систему, юрист визначає  чи можна прийняти участь в тендері);</w:t>
      </w:r>
    </w:p>
    <w:p w14:paraId="008ECB6F" w14:textId="77777777" w:rsidR="00027871" w:rsidRDefault="00000000">
      <w:pPr>
        <w:numPr>
          <w:ilvl w:val="0"/>
          <w:numId w:val="26"/>
        </w:numPr>
        <w:spacing w:line="240" w:lineRule="auto"/>
        <w:jc w:val="both"/>
        <w:rPr>
          <w:sz w:val="28"/>
          <w:szCs w:val="28"/>
        </w:rPr>
      </w:pPr>
      <w:r>
        <w:rPr>
          <w:sz w:val="28"/>
          <w:szCs w:val="28"/>
        </w:rPr>
        <w:t>Збір документації (підготовка необхідного пакету тендерної документації);</w:t>
      </w:r>
    </w:p>
    <w:p w14:paraId="011F07C4" w14:textId="77777777" w:rsidR="00027871" w:rsidRDefault="00000000">
      <w:pPr>
        <w:numPr>
          <w:ilvl w:val="0"/>
          <w:numId w:val="26"/>
        </w:numPr>
        <w:spacing w:line="240" w:lineRule="auto"/>
        <w:jc w:val="both"/>
        <w:rPr>
          <w:sz w:val="28"/>
          <w:szCs w:val="28"/>
        </w:rPr>
      </w:pPr>
      <w:r>
        <w:rPr>
          <w:sz w:val="28"/>
          <w:szCs w:val="28"/>
        </w:rPr>
        <w:t>В процесі торгів (пакет документів надісланий замовнику, йдуть переговори);</w:t>
      </w:r>
    </w:p>
    <w:p w14:paraId="1E79A4A7" w14:textId="77777777" w:rsidR="00027871" w:rsidRDefault="00000000">
      <w:pPr>
        <w:numPr>
          <w:ilvl w:val="0"/>
          <w:numId w:val="26"/>
        </w:numPr>
        <w:spacing w:line="240" w:lineRule="auto"/>
        <w:jc w:val="both"/>
        <w:rPr>
          <w:sz w:val="28"/>
          <w:szCs w:val="28"/>
        </w:rPr>
      </w:pPr>
      <w:r>
        <w:rPr>
          <w:sz w:val="28"/>
          <w:szCs w:val="28"/>
        </w:rPr>
        <w:t>Перемога</w:t>
      </w:r>
      <w:ins w:id="59" w:author="Рената Сидоренко" w:date="2024-01-26T15:51:00Z">
        <w:r>
          <w:rPr>
            <w:sz w:val="28"/>
            <w:szCs w:val="28"/>
          </w:rPr>
          <w:t>, підписання договору</w:t>
        </w:r>
      </w:ins>
      <w:r>
        <w:rPr>
          <w:sz w:val="28"/>
          <w:szCs w:val="28"/>
        </w:rPr>
        <w:t xml:space="preserve"> (виграли тендер, починається  робота над проектом);</w:t>
      </w:r>
    </w:p>
    <w:p w14:paraId="3BAE4D5B" w14:textId="77777777" w:rsidR="00027871" w:rsidRDefault="00000000">
      <w:pPr>
        <w:numPr>
          <w:ilvl w:val="0"/>
          <w:numId w:val="26"/>
        </w:numPr>
        <w:spacing w:line="240" w:lineRule="auto"/>
        <w:jc w:val="both"/>
        <w:rPr>
          <w:sz w:val="28"/>
          <w:szCs w:val="28"/>
        </w:rPr>
      </w:pPr>
      <w:r>
        <w:rPr>
          <w:sz w:val="28"/>
          <w:szCs w:val="28"/>
        </w:rPr>
        <w:t>Заморожене / скасоване (щось пішло не так зі сторони замовника, або ж пропозиція була відхилена/не прийнята замовником).</w:t>
      </w:r>
    </w:p>
    <w:p w14:paraId="28DA6D78" w14:textId="77777777" w:rsidR="00027871" w:rsidRDefault="00027871">
      <w:pPr>
        <w:spacing w:line="240" w:lineRule="auto"/>
        <w:jc w:val="both"/>
        <w:rPr>
          <w:sz w:val="28"/>
          <w:szCs w:val="28"/>
        </w:rPr>
      </w:pPr>
    </w:p>
    <w:p w14:paraId="5EA668D0" w14:textId="77777777" w:rsidR="00027871" w:rsidRDefault="00000000">
      <w:pPr>
        <w:pStyle w:val="3"/>
        <w:spacing w:line="240" w:lineRule="auto"/>
        <w:jc w:val="both"/>
      </w:pPr>
      <w:bookmarkStart w:id="60" w:name="_7xlcwajgsx7z" w:colFirst="0" w:colLast="0"/>
      <w:bookmarkEnd w:id="60"/>
      <w:r>
        <w:t>Замовники</w:t>
      </w:r>
    </w:p>
    <w:p w14:paraId="310FD3B2" w14:textId="77777777" w:rsidR="00027871" w:rsidRDefault="00027871">
      <w:pPr>
        <w:spacing w:line="240" w:lineRule="auto"/>
        <w:jc w:val="both"/>
        <w:rPr>
          <w:b/>
          <w:sz w:val="28"/>
          <w:szCs w:val="28"/>
        </w:rPr>
      </w:pPr>
    </w:p>
    <w:p w14:paraId="47392F3A" w14:textId="77777777" w:rsidR="00027871" w:rsidRDefault="00000000">
      <w:pPr>
        <w:spacing w:line="240" w:lineRule="auto"/>
        <w:jc w:val="both"/>
        <w:rPr>
          <w:sz w:val="28"/>
          <w:szCs w:val="28"/>
        </w:rPr>
      </w:pPr>
      <w:r>
        <w:rPr>
          <w:sz w:val="28"/>
          <w:szCs w:val="28"/>
        </w:rPr>
        <w:t>В цьому розділі системи має міститися вся необхідна інформація про клієнтів, яких знаходить менеджер з продажу/тендерів і з якими ведеться співпраця чи перемовини про співпрацю.</w:t>
      </w:r>
    </w:p>
    <w:p w14:paraId="77D59C8F" w14:textId="77777777" w:rsidR="00027871" w:rsidRDefault="00027871">
      <w:pPr>
        <w:spacing w:line="240" w:lineRule="auto"/>
        <w:jc w:val="both"/>
        <w:rPr>
          <w:sz w:val="28"/>
          <w:szCs w:val="28"/>
        </w:rPr>
      </w:pPr>
    </w:p>
    <w:p w14:paraId="58E407A5" w14:textId="77777777" w:rsidR="00027871" w:rsidRDefault="00000000">
      <w:pPr>
        <w:spacing w:line="240" w:lineRule="auto"/>
        <w:jc w:val="both"/>
        <w:rPr>
          <w:sz w:val="28"/>
          <w:szCs w:val="28"/>
        </w:rPr>
      </w:pPr>
      <w:r>
        <w:rPr>
          <w:color w:val="434343"/>
          <w:sz w:val="28"/>
          <w:szCs w:val="28"/>
        </w:rPr>
        <w:t>К</w:t>
      </w:r>
      <w:r>
        <w:rPr>
          <w:sz w:val="28"/>
          <w:szCs w:val="28"/>
        </w:rPr>
        <w:t>ористувач має мати змогу переглянути всіх Замовників, з якими наразі ведеться співпраця/переговори.</w:t>
      </w:r>
    </w:p>
    <w:p w14:paraId="3F061BC9" w14:textId="77777777" w:rsidR="00027871" w:rsidRDefault="00027871">
      <w:pPr>
        <w:spacing w:line="240" w:lineRule="auto"/>
        <w:jc w:val="both"/>
        <w:rPr>
          <w:sz w:val="28"/>
          <w:szCs w:val="28"/>
        </w:rPr>
      </w:pPr>
    </w:p>
    <w:p w14:paraId="6864B580" w14:textId="77777777" w:rsidR="00027871" w:rsidRDefault="00000000">
      <w:pPr>
        <w:spacing w:line="240" w:lineRule="auto"/>
        <w:jc w:val="both"/>
        <w:rPr>
          <w:sz w:val="28"/>
          <w:szCs w:val="28"/>
        </w:rPr>
      </w:pPr>
      <w:r>
        <w:rPr>
          <w:sz w:val="28"/>
          <w:szCs w:val="28"/>
        </w:rPr>
        <w:t>Користувач має мати змогу додати в систему нового Замовника (які саме дані має містити його опис - трохи нижче в “Описі Замовника”).</w:t>
      </w:r>
      <w:r>
        <w:rPr>
          <w:sz w:val="28"/>
          <w:szCs w:val="28"/>
        </w:rPr>
        <w:br/>
      </w:r>
    </w:p>
    <w:p w14:paraId="7A93D446" w14:textId="77777777" w:rsidR="00027871" w:rsidRDefault="00000000">
      <w:pPr>
        <w:spacing w:line="240" w:lineRule="auto"/>
        <w:jc w:val="both"/>
        <w:rPr>
          <w:sz w:val="28"/>
          <w:szCs w:val="28"/>
        </w:rPr>
      </w:pPr>
      <w:r>
        <w:rPr>
          <w:sz w:val="28"/>
          <w:szCs w:val="28"/>
        </w:rPr>
        <w:t>Користувач має мати змогу редагувати дані по Замовнику (наприклад, якщо змінилась контактна особа або інша інформація).</w:t>
      </w:r>
      <w:r>
        <w:rPr>
          <w:sz w:val="28"/>
          <w:szCs w:val="28"/>
        </w:rPr>
        <w:br/>
      </w:r>
    </w:p>
    <w:p w14:paraId="14438D66" w14:textId="77777777" w:rsidR="00027871" w:rsidRDefault="00000000">
      <w:pPr>
        <w:spacing w:line="240" w:lineRule="auto"/>
        <w:jc w:val="both"/>
        <w:rPr>
          <w:sz w:val="28"/>
          <w:szCs w:val="28"/>
        </w:rPr>
      </w:pPr>
      <w:r>
        <w:rPr>
          <w:sz w:val="28"/>
          <w:szCs w:val="28"/>
        </w:rPr>
        <w:t>Користувач має мати змогу видалити з системи Замовника.</w:t>
      </w:r>
    </w:p>
    <w:p w14:paraId="7E944137" w14:textId="77777777" w:rsidR="00027871" w:rsidRDefault="00000000">
      <w:pPr>
        <w:spacing w:line="240" w:lineRule="auto"/>
        <w:jc w:val="both"/>
        <w:rPr>
          <w:sz w:val="28"/>
          <w:szCs w:val="28"/>
        </w:rPr>
      </w:pPr>
      <w:r>
        <w:rPr>
          <w:sz w:val="28"/>
          <w:szCs w:val="28"/>
        </w:rPr>
        <w:br/>
        <w:t xml:space="preserve">Користувач має мати змогу скористатись функціоналом пошуку по </w:t>
      </w:r>
      <w:r>
        <w:rPr>
          <w:sz w:val="28"/>
          <w:szCs w:val="28"/>
        </w:rPr>
        <w:lastRenderedPageBreak/>
        <w:t xml:space="preserve">Замовниках (по назві підприємства, контактній особі). </w:t>
      </w:r>
      <w:r>
        <w:rPr>
          <w:sz w:val="28"/>
          <w:szCs w:val="28"/>
        </w:rPr>
        <w:br/>
      </w:r>
    </w:p>
    <w:p w14:paraId="1896DFE8" w14:textId="77777777" w:rsidR="00027871" w:rsidRDefault="00000000">
      <w:pPr>
        <w:spacing w:line="240" w:lineRule="auto"/>
        <w:jc w:val="both"/>
        <w:rPr>
          <w:sz w:val="28"/>
          <w:szCs w:val="28"/>
        </w:rPr>
      </w:pPr>
      <w:r>
        <w:rPr>
          <w:sz w:val="28"/>
          <w:szCs w:val="28"/>
        </w:rPr>
        <w:t>Користувач має мати змогу переглянути детальний опис кожного Замовника. Опис має включати наступні дані:</w:t>
      </w:r>
    </w:p>
    <w:p w14:paraId="6F1883BF" w14:textId="77777777" w:rsidR="00027871" w:rsidRDefault="00000000">
      <w:pPr>
        <w:numPr>
          <w:ilvl w:val="0"/>
          <w:numId w:val="7"/>
        </w:numPr>
        <w:spacing w:line="240" w:lineRule="auto"/>
        <w:jc w:val="both"/>
        <w:rPr>
          <w:sz w:val="28"/>
          <w:szCs w:val="28"/>
        </w:rPr>
      </w:pPr>
      <w:r>
        <w:rPr>
          <w:sz w:val="28"/>
          <w:szCs w:val="28"/>
        </w:rPr>
        <w:t>Назва підприємства (наприклад ООО Міноборонпром);</w:t>
      </w:r>
    </w:p>
    <w:p w14:paraId="1A8326A2" w14:textId="77777777" w:rsidR="00027871" w:rsidRDefault="00000000">
      <w:pPr>
        <w:numPr>
          <w:ilvl w:val="0"/>
          <w:numId w:val="7"/>
        </w:numPr>
        <w:spacing w:line="240" w:lineRule="auto"/>
        <w:jc w:val="both"/>
        <w:rPr>
          <w:sz w:val="28"/>
          <w:szCs w:val="28"/>
        </w:rPr>
      </w:pPr>
      <w:r>
        <w:rPr>
          <w:sz w:val="28"/>
          <w:szCs w:val="28"/>
        </w:rPr>
        <w:t>Форма співпраці (тендер, пряме замовлення, угода);</w:t>
      </w:r>
    </w:p>
    <w:p w14:paraId="346DCC39" w14:textId="77777777" w:rsidR="00027871" w:rsidRDefault="00000000">
      <w:pPr>
        <w:numPr>
          <w:ilvl w:val="0"/>
          <w:numId w:val="7"/>
        </w:numPr>
        <w:spacing w:line="240" w:lineRule="auto"/>
        <w:jc w:val="both"/>
        <w:rPr>
          <w:sz w:val="28"/>
          <w:szCs w:val="28"/>
        </w:rPr>
      </w:pPr>
      <w:r>
        <w:rPr>
          <w:sz w:val="28"/>
          <w:szCs w:val="28"/>
        </w:rPr>
        <w:t>Контакти підприємства (локація, графік роботи, телефони, емейли);</w:t>
      </w:r>
    </w:p>
    <w:p w14:paraId="73408976" w14:textId="77777777" w:rsidR="00027871" w:rsidRDefault="00000000">
      <w:pPr>
        <w:numPr>
          <w:ilvl w:val="0"/>
          <w:numId w:val="7"/>
        </w:numPr>
        <w:spacing w:line="240" w:lineRule="auto"/>
        <w:jc w:val="both"/>
        <w:rPr>
          <w:sz w:val="28"/>
          <w:szCs w:val="28"/>
        </w:rPr>
      </w:pPr>
      <w:r>
        <w:rPr>
          <w:sz w:val="28"/>
          <w:szCs w:val="28"/>
        </w:rPr>
        <w:t>Контактні особи  (імена, прізвища, емейли, телефони);</w:t>
      </w:r>
    </w:p>
    <w:p w14:paraId="0DE65D25" w14:textId="77777777" w:rsidR="00027871" w:rsidRDefault="00000000">
      <w:pPr>
        <w:numPr>
          <w:ilvl w:val="0"/>
          <w:numId w:val="7"/>
        </w:numPr>
        <w:spacing w:line="240" w:lineRule="auto"/>
        <w:jc w:val="both"/>
        <w:rPr>
          <w:sz w:val="28"/>
          <w:szCs w:val="28"/>
        </w:rPr>
      </w:pPr>
      <w:r>
        <w:rPr>
          <w:sz w:val="28"/>
          <w:szCs w:val="28"/>
        </w:rPr>
        <w:t>Історія співпраці (чи вже працювали разом, наскільки успішно).</w:t>
      </w:r>
    </w:p>
    <w:p w14:paraId="59900FDC" w14:textId="77777777" w:rsidR="00027871" w:rsidRDefault="00027871">
      <w:pPr>
        <w:spacing w:line="240" w:lineRule="auto"/>
        <w:jc w:val="both"/>
        <w:rPr>
          <w:sz w:val="28"/>
          <w:szCs w:val="28"/>
        </w:rPr>
      </w:pPr>
    </w:p>
    <w:p w14:paraId="06BD4657" w14:textId="77777777" w:rsidR="00027871" w:rsidRDefault="00000000">
      <w:pPr>
        <w:pStyle w:val="3"/>
        <w:spacing w:line="240" w:lineRule="auto"/>
        <w:jc w:val="both"/>
      </w:pPr>
      <w:bookmarkStart w:id="61" w:name="_59conbbtmtdk" w:colFirst="0" w:colLast="0"/>
      <w:bookmarkEnd w:id="61"/>
      <w:r>
        <w:t>Готові вироби</w:t>
      </w:r>
    </w:p>
    <w:p w14:paraId="26401BCC" w14:textId="77777777" w:rsidR="00027871" w:rsidRDefault="00027871">
      <w:pPr>
        <w:spacing w:line="240" w:lineRule="auto"/>
        <w:jc w:val="both"/>
        <w:rPr>
          <w:b/>
          <w:sz w:val="28"/>
          <w:szCs w:val="28"/>
        </w:rPr>
      </w:pPr>
    </w:p>
    <w:p w14:paraId="047730B0" w14:textId="77777777" w:rsidR="00027871" w:rsidRDefault="00000000">
      <w:pPr>
        <w:spacing w:line="240" w:lineRule="auto"/>
        <w:jc w:val="both"/>
        <w:rPr>
          <w:sz w:val="28"/>
          <w:szCs w:val="28"/>
        </w:rPr>
      </w:pPr>
      <w:r>
        <w:rPr>
          <w:sz w:val="28"/>
          <w:szCs w:val="28"/>
        </w:rPr>
        <w:t>Цей розділ системи має містити всю необхідну інформацію про готові вироби, які виготовляються під певним Проектом.</w:t>
      </w:r>
    </w:p>
    <w:p w14:paraId="6B937FAA" w14:textId="77777777" w:rsidR="00027871" w:rsidRDefault="00027871">
      <w:pPr>
        <w:spacing w:line="240" w:lineRule="auto"/>
        <w:jc w:val="both"/>
        <w:rPr>
          <w:sz w:val="28"/>
          <w:szCs w:val="28"/>
        </w:rPr>
      </w:pPr>
    </w:p>
    <w:p w14:paraId="149591A6" w14:textId="77777777" w:rsidR="00027871" w:rsidRDefault="00000000">
      <w:pPr>
        <w:spacing w:line="240" w:lineRule="auto"/>
        <w:jc w:val="both"/>
        <w:rPr>
          <w:sz w:val="28"/>
          <w:szCs w:val="28"/>
        </w:rPr>
      </w:pPr>
      <w:r>
        <w:rPr>
          <w:color w:val="434343"/>
          <w:sz w:val="28"/>
          <w:szCs w:val="28"/>
        </w:rPr>
        <w:t>К</w:t>
      </w:r>
      <w:r>
        <w:rPr>
          <w:sz w:val="28"/>
          <w:szCs w:val="28"/>
        </w:rPr>
        <w:t>ористувач має мати змогу переглянути список всіх виробів конкретного Проекту.</w:t>
      </w:r>
    </w:p>
    <w:p w14:paraId="49014E91" w14:textId="77777777" w:rsidR="00027871" w:rsidRDefault="00027871">
      <w:pPr>
        <w:spacing w:line="240" w:lineRule="auto"/>
        <w:jc w:val="both"/>
        <w:rPr>
          <w:sz w:val="28"/>
          <w:szCs w:val="28"/>
        </w:rPr>
      </w:pPr>
    </w:p>
    <w:p w14:paraId="522FF288" w14:textId="77777777" w:rsidR="00027871" w:rsidRDefault="00000000">
      <w:pPr>
        <w:spacing w:line="240" w:lineRule="auto"/>
        <w:jc w:val="both"/>
        <w:rPr>
          <w:sz w:val="28"/>
          <w:szCs w:val="28"/>
        </w:rPr>
      </w:pPr>
      <w:r>
        <w:rPr>
          <w:sz w:val="28"/>
          <w:szCs w:val="28"/>
        </w:rPr>
        <w:t>Користувач має мати змогу додати певну кількість готових виробів, виготовлених за певну дату.</w:t>
      </w:r>
      <w:r>
        <w:rPr>
          <w:sz w:val="28"/>
          <w:szCs w:val="28"/>
        </w:rPr>
        <w:br/>
      </w:r>
    </w:p>
    <w:p w14:paraId="14782DCA" w14:textId="77777777" w:rsidR="00027871" w:rsidRDefault="00000000">
      <w:pPr>
        <w:spacing w:line="240" w:lineRule="auto"/>
        <w:jc w:val="both"/>
        <w:rPr>
          <w:b/>
          <w:sz w:val="28"/>
          <w:szCs w:val="28"/>
        </w:rPr>
      </w:pPr>
      <w:r>
        <w:rPr>
          <w:sz w:val="28"/>
          <w:szCs w:val="28"/>
        </w:rPr>
        <w:t>Користувач має мати змогу переглянути детальний опис кожного виробу у Проекті. Опис має включати наступні дані:</w:t>
      </w:r>
    </w:p>
    <w:p w14:paraId="618164D0" w14:textId="77777777" w:rsidR="00027871" w:rsidRDefault="00000000">
      <w:pPr>
        <w:numPr>
          <w:ilvl w:val="0"/>
          <w:numId w:val="5"/>
        </w:numPr>
        <w:spacing w:line="240" w:lineRule="auto"/>
        <w:jc w:val="both"/>
        <w:rPr>
          <w:sz w:val="28"/>
          <w:szCs w:val="28"/>
        </w:rPr>
      </w:pPr>
      <w:r>
        <w:rPr>
          <w:sz w:val="28"/>
          <w:szCs w:val="28"/>
        </w:rPr>
        <w:t>Номер договору (унікальне ID яке використовується в усіх дотичних документах);</w:t>
      </w:r>
    </w:p>
    <w:p w14:paraId="3C0575E0" w14:textId="77777777" w:rsidR="00027871" w:rsidRDefault="00000000">
      <w:pPr>
        <w:numPr>
          <w:ilvl w:val="0"/>
          <w:numId w:val="5"/>
        </w:numPr>
        <w:spacing w:line="240" w:lineRule="auto"/>
        <w:jc w:val="both"/>
        <w:rPr>
          <w:sz w:val="28"/>
          <w:szCs w:val="28"/>
        </w:rPr>
      </w:pPr>
      <w:r>
        <w:rPr>
          <w:sz w:val="28"/>
          <w:szCs w:val="28"/>
        </w:rPr>
        <w:t>Назва виробу (наприклад “костюм КЛП Ніка”);</w:t>
      </w:r>
    </w:p>
    <w:p w14:paraId="3887E4F2" w14:textId="77777777" w:rsidR="00027871" w:rsidRDefault="00000000">
      <w:pPr>
        <w:numPr>
          <w:ilvl w:val="0"/>
          <w:numId w:val="5"/>
        </w:numPr>
        <w:spacing w:line="240" w:lineRule="auto"/>
        <w:jc w:val="both"/>
        <w:rPr>
          <w:sz w:val="28"/>
          <w:szCs w:val="28"/>
        </w:rPr>
      </w:pPr>
      <w:r>
        <w:rPr>
          <w:sz w:val="28"/>
          <w:szCs w:val="28"/>
        </w:rPr>
        <w:t>Категорія (куртка, футболка, штани, костюм);</w:t>
      </w:r>
    </w:p>
    <w:p w14:paraId="5066F832" w14:textId="77777777" w:rsidR="00027871" w:rsidRDefault="00000000">
      <w:pPr>
        <w:numPr>
          <w:ilvl w:val="0"/>
          <w:numId w:val="5"/>
        </w:numPr>
        <w:spacing w:line="240" w:lineRule="auto"/>
        <w:jc w:val="both"/>
        <w:rPr>
          <w:sz w:val="28"/>
          <w:szCs w:val="28"/>
        </w:rPr>
      </w:pPr>
      <w:r>
        <w:rPr>
          <w:sz w:val="28"/>
          <w:szCs w:val="28"/>
        </w:rPr>
        <w:t>Тип (чоловіче/жіноче);</w:t>
      </w:r>
    </w:p>
    <w:p w14:paraId="194C7FAA" w14:textId="77777777" w:rsidR="00027871" w:rsidRDefault="00000000">
      <w:pPr>
        <w:numPr>
          <w:ilvl w:val="0"/>
          <w:numId w:val="5"/>
        </w:numPr>
        <w:spacing w:line="240" w:lineRule="auto"/>
        <w:jc w:val="both"/>
        <w:rPr>
          <w:sz w:val="28"/>
          <w:szCs w:val="28"/>
        </w:rPr>
      </w:pPr>
      <w:r>
        <w:rPr>
          <w:sz w:val="28"/>
          <w:szCs w:val="28"/>
        </w:rPr>
        <w:t>Вартість 1 виробу (сумма, валюта);</w:t>
      </w:r>
    </w:p>
    <w:p w14:paraId="26CA6D02" w14:textId="77777777" w:rsidR="00027871" w:rsidRDefault="00000000">
      <w:pPr>
        <w:numPr>
          <w:ilvl w:val="0"/>
          <w:numId w:val="5"/>
        </w:numPr>
        <w:spacing w:line="240" w:lineRule="auto"/>
        <w:jc w:val="both"/>
        <w:rPr>
          <w:sz w:val="28"/>
          <w:szCs w:val="28"/>
        </w:rPr>
      </w:pPr>
      <w:r>
        <w:rPr>
          <w:sz w:val="28"/>
          <w:szCs w:val="28"/>
        </w:rPr>
        <w:t>Документація (необхідні сертифікати, готує бухгалтерія);</w:t>
      </w:r>
    </w:p>
    <w:p w14:paraId="3EC4ADCF" w14:textId="77777777" w:rsidR="00027871" w:rsidRDefault="00000000">
      <w:pPr>
        <w:numPr>
          <w:ilvl w:val="0"/>
          <w:numId w:val="5"/>
        </w:numPr>
        <w:spacing w:line="240" w:lineRule="auto"/>
        <w:jc w:val="both"/>
        <w:rPr>
          <w:sz w:val="28"/>
          <w:szCs w:val="28"/>
        </w:rPr>
      </w:pPr>
      <w:r>
        <w:rPr>
          <w:sz w:val="28"/>
          <w:szCs w:val="28"/>
        </w:rPr>
        <w:t>Дата (число виготовлення);</w:t>
      </w:r>
    </w:p>
    <w:p w14:paraId="1A4CAE00" w14:textId="77777777" w:rsidR="00027871" w:rsidRDefault="00000000">
      <w:pPr>
        <w:numPr>
          <w:ilvl w:val="0"/>
          <w:numId w:val="5"/>
        </w:numPr>
        <w:spacing w:line="240" w:lineRule="auto"/>
        <w:jc w:val="both"/>
        <w:rPr>
          <w:sz w:val="28"/>
          <w:szCs w:val="28"/>
        </w:rPr>
      </w:pPr>
      <w:r>
        <w:rPr>
          <w:sz w:val="28"/>
          <w:szCs w:val="28"/>
        </w:rPr>
        <w:t>Кількість виготовлених виробів;</w:t>
      </w:r>
    </w:p>
    <w:p w14:paraId="0ABBFAA3" w14:textId="77777777" w:rsidR="00027871" w:rsidRDefault="00000000">
      <w:pPr>
        <w:numPr>
          <w:ilvl w:val="0"/>
          <w:numId w:val="5"/>
        </w:numPr>
        <w:spacing w:line="240" w:lineRule="auto"/>
        <w:jc w:val="both"/>
        <w:rPr>
          <w:sz w:val="28"/>
          <w:szCs w:val="28"/>
        </w:rPr>
      </w:pPr>
      <w:r>
        <w:rPr>
          <w:sz w:val="28"/>
          <w:szCs w:val="28"/>
        </w:rPr>
        <w:t>Назва виробничого підрозділу, який виготовляв вироби;</w:t>
      </w:r>
    </w:p>
    <w:p w14:paraId="688B0160" w14:textId="77777777" w:rsidR="00027871" w:rsidRDefault="00000000">
      <w:pPr>
        <w:numPr>
          <w:ilvl w:val="0"/>
          <w:numId w:val="5"/>
        </w:numPr>
        <w:spacing w:line="240" w:lineRule="auto"/>
        <w:jc w:val="both"/>
        <w:rPr>
          <w:sz w:val="28"/>
          <w:szCs w:val="28"/>
        </w:rPr>
      </w:pPr>
      <w:r>
        <w:rPr>
          <w:sz w:val="28"/>
          <w:szCs w:val="28"/>
        </w:rPr>
        <w:t>Дані про переміщення (чи передані вироби на головний склад, і коли саме).</w:t>
      </w:r>
    </w:p>
    <w:p w14:paraId="37C0A8A0" w14:textId="77777777" w:rsidR="00027871" w:rsidRDefault="00027871">
      <w:pPr>
        <w:spacing w:line="240" w:lineRule="auto"/>
        <w:jc w:val="both"/>
        <w:rPr>
          <w:sz w:val="28"/>
          <w:szCs w:val="28"/>
        </w:rPr>
      </w:pPr>
    </w:p>
    <w:p w14:paraId="7511D96A" w14:textId="77777777" w:rsidR="00027871" w:rsidRDefault="00000000">
      <w:pPr>
        <w:pStyle w:val="3"/>
        <w:spacing w:line="240" w:lineRule="auto"/>
        <w:jc w:val="both"/>
      </w:pPr>
      <w:bookmarkStart w:id="62" w:name="_40geons6sl7o" w:colFirst="0" w:colLast="0"/>
      <w:bookmarkEnd w:id="62"/>
      <w:r>
        <w:lastRenderedPageBreak/>
        <w:t>Архівовані проекти (аналітика)</w:t>
      </w:r>
    </w:p>
    <w:p w14:paraId="48CEA8CD" w14:textId="77777777" w:rsidR="00027871" w:rsidRDefault="00027871">
      <w:pPr>
        <w:spacing w:line="240" w:lineRule="auto"/>
        <w:jc w:val="both"/>
        <w:rPr>
          <w:b/>
          <w:sz w:val="28"/>
          <w:szCs w:val="28"/>
        </w:rPr>
      </w:pPr>
    </w:p>
    <w:p w14:paraId="3B2E8C87" w14:textId="77777777" w:rsidR="00027871" w:rsidRDefault="00000000">
      <w:pPr>
        <w:spacing w:line="240" w:lineRule="auto"/>
        <w:jc w:val="both"/>
        <w:rPr>
          <w:sz w:val="28"/>
          <w:szCs w:val="28"/>
        </w:rPr>
      </w:pPr>
      <w:r>
        <w:rPr>
          <w:sz w:val="28"/>
          <w:szCs w:val="28"/>
        </w:rPr>
        <w:t>Архівовані проекти це проекти які завершились (скасований, завершений успішно, заморожений). Ці дані можуть використовуватись для звітності, для аналізу роботи підприємства в цілому з метою підвищення ефективності роботи. Наприклад, на замовлення А ми витратили більше часу і отримали менше прибутку, ніж на замовлення Б, або за рік Х ми виконали стільки проектів, а за рік Y - стільки.</w:t>
      </w:r>
    </w:p>
    <w:p w14:paraId="03D1D889" w14:textId="77777777" w:rsidR="00027871" w:rsidRDefault="00027871">
      <w:pPr>
        <w:spacing w:line="240" w:lineRule="auto"/>
        <w:jc w:val="both"/>
        <w:rPr>
          <w:sz w:val="28"/>
          <w:szCs w:val="28"/>
        </w:rPr>
      </w:pPr>
    </w:p>
    <w:p w14:paraId="246CA9CE" w14:textId="77777777" w:rsidR="00027871" w:rsidRDefault="00000000">
      <w:pPr>
        <w:spacing w:line="240" w:lineRule="auto"/>
        <w:jc w:val="both"/>
        <w:rPr>
          <w:sz w:val="28"/>
          <w:szCs w:val="28"/>
        </w:rPr>
      </w:pPr>
      <w:r>
        <w:rPr>
          <w:color w:val="434343"/>
          <w:sz w:val="28"/>
          <w:szCs w:val="28"/>
        </w:rPr>
        <w:t>К</w:t>
      </w:r>
      <w:r>
        <w:rPr>
          <w:sz w:val="28"/>
          <w:szCs w:val="28"/>
        </w:rPr>
        <w:t>ористувач має мати змогу переглянути список всіх Проектів за певний період часу.</w:t>
      </w:r>
    </w:p>
    <w:p w14:paraId="77BB19DA" w14:textId="77777777" w:rsidR="00027871" w:rsidRDefault="00027871">
      <w:pPr>
        <w:spacing w:line="240" w:lineRule="auto"/>
        <w:jc w:val="both"/>
        <w:rPr>
          <w:sz w:val="28"/>
          <w:szCs w:val="28"/>
        </w:rPr>
      </w:pPr>
    </w:p>
    <w:p w14:paraId="5FDBAE1D" w14:textId="77777777" w:rsidR="00027871" w:rsidRDefault="00000000">
      <w:pPr>
        <w:spacing w:line="240" w:lineRule="auto"/>
        <w:jc w:val="both"/>
        <w:rPr>
          <w:sz w:val="28"/>
          <w:szCs w:val="28"/>
        </w:rPr>
      </w:pPr>
      <w:r>
        <w:rPr>
          <w:sz w:val="28"/>
          <w:szCs w:val="28"/>
        </w:rPr>
        <w:t>Користувач має мати змогу вибрати період часу, за которий будуть відображені Проекти.</w:t>
      </w:r>
      <w:r>
        <w:rPr>
          <w:sz w:val="28"/>
          <w:szCs w:val="28"/>
        </w:rPr>
        <w:br/>
      </w:r>
    </w:p>
    <w:p w14:paraId="09B37A5C" w14:textId="77777777" w:rsidR="00027871" w:rsidRDefault="00000000">
      <w:pPr>
        <w:spacing w:line="240" w:lineRule="auto"/>
        <w:jc w:val="both"/>
        <w:rPr>
          <w:sz w:val="28"/>
          <w:szCs w:val="28"/>
        </w:rPr>
      </w:pPr>
      <w:r>
        <w:rPr>
          <w:sz w:val="28"/>
          <w:szCs w:val="28"/>
        </w:rPr>
        <w:t xml:space="preserve">Користувач має мати змогу бачити статус кожного Проекту (детальніше - </w:t>
      </w:r>
      <w:hyperlink w:anchor="_fq867ofpmvw2">
        <w:r>
          <w:rPr>
            <w:color w:val="1155CC"/>
            <w:sz w:val="28"/>
            <w:szCs w:val="28"/>
            <w:u w:val="single"/>
          </w:rPr>
          <w:t>статуси Проекту</w:t>
        </w:r>
      </w:hyperlink>
      <w:r>
        <w:rPr>
          <w:sz w:val="28"/>
          <w:szCs w:val="28"/>
        </w:rPr>
        <w:t>), його тривалість, вартість робіт, кількість виготовлених виробів і які саме вироби були замовлені.</w:t>
      </w:r>
      <w:r>
        <w:rPr>
          <w:sz w:val="28"/>
          <w:szCs w:val="28"/>
        </w:rPr>
        <w:br/>
      </w:r>
    </w:p>
    <w:p w14:paraId="4569DD82" w14:textId="77777777" w:rsidR="00027871" w:rsidRDefault="00000000">
      <w:pPr>
        <w:spacing w:line="240" w:lineRule="auto"/>
        <w:jc w:val="both"/>
        <w:rPr>
          <w:b/>
          <w:sz w:val="28"/>
          <w:szCs w:val="28"/>
        </w:rPr>
      </w:pPr>
      <w:r>
        <w:rPr>
          <w:sz w:val="28"/>
          <w:szCs w:val="28"/>
        </w:rPr>
        <w:t>Користувач має мати змогу переглянути детальний опис кожного Проекту (має бути посилання на розділ Проекти).</w:t>
      </w:r>
    </w:p>
    <w:p w14:paraId="0963A603" w14:textId="77777777" w:rsidR="00027871" w:rsidRDefault="00027871">
      <w:pPr>
        <w:spacing w:line="240" w:lineRule="auto"/>
        <w:jc w:val="both"/>
        <w:rPr>
          <w:sz w:val="28"/>
          <w:szCs w:val="28"/>
        </w:rPr>
      </w:pPr>
    </w:p>
    <w:p w14:paraId="4EE47623" w14:textId="77777777" w:rsidR="00027871" w:rsidRDefault="00000000">
      <w:pPr>
        <w:pStyle w:val="2"/>
        <w:jc w:val="both"/>
      </w:pPr>
      <w:bookmarkStart w:id="63" w:name="_enswwxrsaytw" w:colFirst="0" w:colLast="0"/>
      <w:bookmarkEnd w:id="63"/>
      <w:r>
        <w:t xml:space="preserve">Розділи системи </w:t>
      </w:r>
    </w:p>
    <w:p w14:paraId="2D950DA2" w14:textId="77777777" w:rsidR="00027871" w:rsidRDefault="00027871">
      <w:pPr>
        <w:jc w:val="both"/>
      </w:pPr>
    </w:p>
    <w:p w14:paraId="4A38CF6D" w14:textId="77777777" w:rsidR="00027871" w:rsidRDefault="00000000">
      <w:pPr>
        <w:pStyle w:val="3"/>
        <w:jc w:val="both"/>
      </w:pPr>
      <w:bookmarkStart w:id="64" w:name="_b8moexevz650" w:colFirst="0" w:colLast="0"/>
      <w:bookmarkEnd w:id="64"/>
      <w:r>
        <w:t>Замовлення</w:t>
      </w:r>
    </w:p>
    <w:p w14:paraId="007A5EB2" w14:textId="77777777" w:rsidR="00027871" w:rsidRDefault="00027871">
      <w:pPr>
        <w:jc w:val="both"/>
      </w:pPr>
    </w:p>
    <w:p w14:paraId="718F7AD3" w14:textId="77777777" w:rsidR="00027871" w:rsidRDefault="00000000">
      <w:pPr>
        <w:jc w:val="both"/>
        <w:rPr>
          <w:sz w:val="28"/>
          <w:szCs w:val="28"/>
        </w:rPr>
      </w:pPr>
      <w:r>
        <w:rPr>
          <w:sz w:val="28"/>
          <w:szCs w:val="28"/>
        </w:rPr>
        <w:t>Першим етапом у виробництві є замовлення</w:t>
      </w:r>
      <w:r>
        <w:t>,</w:t>
      </w:r>
      <w:r>
        <w:rPr>
          <w:sz w:val="28"/>
          <w:szCs w:val="28"/>
        </w:rPr>
        <w:t xml:space="preserve"> тому першим розділом системи подаємо саме роботу із замовленнями.</w:t>
      </w:r>
      <w:r>
        <w:rPr>
          <w:sz w:val="28"/>
          <w:szCs w:val="28"/>
        </w:rPr>
        <w:br/>
        <w:t>Замовлення - це розділ системи який стосується першого етапу тендеру, який стартує з моменту знаходження замовника і прийняття рішення щодо участі в тендері, до моменту надсилання готового пробного зразка замовнику.</w:t>
      </w:r>
    </w:p>
    <w:p w14:paraId="2867D848" w14:textId="77777777" w:rsidR="00027871" w:rsidRDefault="00027871">
      <w:pPr>
        <w:jc w:val="both"/>
        <w:rPr>
          <w:sz w:val="28"/>
          <w:szCs w:val="28"/>
        </w:rPr>
      </w:pPr>
    </w:p>
    <w:p w14:paraId="32E10944" w14:textId="77777777" w:rsidR="00027871" w:rsidRDefault="00000000">
      <w:pPr>
        <w:jc w:val="both"/>
        <w:rPr>
          <w:sz w:val="28"/>
          <w:szCs w:val="28"/>
        </w:rPr>
      </w:pPr>
      <w:r>
        <w:rPr>
          <w:sz w:val="28"/>
          <w:szCs w:val="28"/>
        </w:rPr>
        <w:t>В цьому розділі описано, як буде відбуватись робота із замовленнями в  системі.</w:t>
      </w:r>
    </w:p>
    <w:p w14:paraId="7E2D37A3" w14:textId="77777777" w:rsidR="00027871" w:rsidRDefault="00027871">
      <w:pPr>
        <w:jc w:val="both"/>
        <w:rPr>
          <w:sz w:val="28"/>
          <w:szCs w:val="28"/>
        </w:rPr>
      </w:pPr>
    </w:p>
    <w:p w14:paraId="27BC626D" w14:textId="77777777" w:rsidR="00027871" w:rsidRDefault="00000000">
      <w:pPr>
        <w:pStyle w:val="4"/>
        <w:jc w:val="both"/>
        <w:rPr>
          <w:sz w:val="28"/>
          <w:szCs w:val="28"/>
        </w:rPr>
      </w:pPr>
      <w:bookmarkStart w:id="65" w:name="_qxiqo173wisa" w:colFirst="0" w:colLast="0"/>
      <w:bookmarkEnd w:id="65"/>
      <w:r>
        <w:rPr>
          <w:sz w:val="28"/>
          <w:szCs w:val="28"/>
        </w:rPr>
        <w:t>Робота із Замовленням</w:t>
      </w:r>
    </w:p>
    <w:p w14:paraId="0118ACF8" w14:textId="77777777" w:rsidR="00027871" w:rsidRDefault="00027871">
      <w:pPr>
        <w:jc w:val="both"/>
        <w:rPr>
          <w:b/>
          <w:sz w:val="28"/>
          <w:szCs w:val="28"/>
        </w:rPr>
      </w:pPr>
    </w:p>
    <w:p w14:paraId="2AB05081" w14:textId="77777777" w:rsidR="00027871" w:rsidRDefault="00000000">
      <w:pPr>
        <w:jc w:val="both"/>
        <w:rPr>
          <w:sz w:val="28"/>
          <w:szCs w:val="28"/>
        </w:rPr>
      </w:pPr>
      <w:r>
        <w:rPr>
          <w:sz w:val="28"/>
          <w:szCs w:val="28"/>
        </w:rPr>
        <w:t xml:space="preserve">Кожне замовлення на виробництво проходить певні етапи і в ході роботи над ним, змінюється сутність самого замовлення: </w:t>
      </w:r>
    </w:p>
    <w:p w14:paraId="490D375C" w14:textId="77777777" w:rsidR="00027871" w:rsidRDefault="00027871">
      <w:pPr>
        <w:jc w:val="both"/>
        <w:rPr>
          <w:sz w:val="28"/>
          <w:szCs w:val="28"/>
        </w:rPr>
      </w:pPr>
    </w:p>
    <w:p w14:paraId="1B11A93E" w14:textId="77777777" w:rsidR="00027871" w:rsidRDefault="00000000">
      <w:pPr>
        <w:jc w:val="both"/>
        <w:rPr>
          <w:sz w:val="28"/>
          <w:szCs w:val="28"/>
        </w:rPr>
      </w:pPr>
      <w:r>
        <w:rPr>
          <w:sz w:val="28"/>
          <w:szCs w:val="28"/>
        </w:rPr>
        <w:t>Основна роль в даному модулі належить тендерному менеджеру/юристу як виконавцю. Поряд з тендерним менеджером діє адмін системи або замдиректор, котрий контролює процес, дані та погоджує основні рішення в роботі із замовленням.</w:t>
      </w:r>
      <w:r>
        <w:rPr>
          <w:sz w:val="28"/>
          <w:szCs w:val="28"/>
        </w:rPr>
        <w:br/>
      </w:r>
      <w:r>
        <w:rPr>
          <w:sz w:val="28"/>
          <w:szCs w:val="28"/>
        </w:rPr>
        <w:br/>
        <w:t xml:space="preserve">Тендерний менеджер/юрист має мати змогу: </w:t>
      </w:r>
      <w:r>
        <w:rPr>
          <w:sz w:val="28"/>
          <w:szCs w:val="28"/>
        </w:rPr>
        <w:br/>
      </w:r>
    </w:p>
    <w:p w14:paraId="0F965F08" w14:textId="77777777" w:rsidR="00027871" w:rsidRDefault="00000000">
      <w:pPr>
        <w:numPr>
          <w:ilvl w:val="0"/>
          <w:numId w:val="42"/>
        </w:numPr>
        <w:jc w:val="both"/>
        <w:rPr>
          <w:sz w:val="28"/>
          <w:szCs w:val="28"/>
        </w:rPr>
      </w:pPr>
      <w:r>
        <w:rPr>
          <w:sz w:val="28"/>
          <w:szCs w:val="28"/>
        </w:rPr>
        <w:t>Зайти в систему і перейти у розділ Замовлення;</w:t>
      </w:r>
    </w:p>
    <w:p w14:paraId="16C86F87" w14:textId="77777777" w:rsidR="00027871" w:rsidRDefault="00000000">
      <w:pPr>
        <w:numPr>
          <w:ilvl w:val="0"/>
          <w:numId w:val="42"/>
        </w:numPr>
        <w:jc w:val="both"/>
        <w:rPr>
          <w:sz w:val="28"/>
          <w:szCs w:val="28"/>
        </w:rPr>
      </w:pPr>
      <w:r>
        <w:rPr>
          <w:sz w:val="28"/>
          <w:szCs w:val="28"/>
        </w:rPr>
        <w:t>Переглянути існуючі замовлення та при потребі внести у них зміни;</w:t>
      </w:r>
    </w:p>
    <w:p w14:paraId="226B5BAC" w14:textId="77777777" w:rsidR="00027871" w:rsidRDefault="00000000">
      <w:pPr>
        <w:numPr>
          <w:ilvl w:val="0"/>
          <w:numId w:val="42"/>
        </w:numPr>
        <w:jc w:val="both"/>
        <w:rPr>
          <w:sz w:val="28"/>
          <w:szCs w:val="28"/>
        </w:rPr>
      </w:pPr>
      <w:r>
        <w:rPr>
          <w:sz w:val="28"/>
          <w:szCs w:val="28"/>
        </w:rPr>
        <w:t>Користувач може скористатись функціоналом пошуку для того щоб знайти необхідне замовлення або документ;</w:t>
      </w:r>
    </w:p>
    <w:p w14:paraId="0BA88FDB" w14:textId="77777777" w:rsidR="00027871" w:rsidRDefault="00000000">
      <w:pPr>
        <w:numPr>
          <w:ilvl w:val="0"/>
          <w:numId w:val="42"/>
        </w:numPr>
        <w:jc w:val="both"/>
        <w:rPr>
          <w:sz w:val="28"/>
          <w:szCs w:val="28"/>
        </w:rPr>
      </w:pPr>
      <w:r>
        <w:rPr>
          <w:sz w:val="28"/>
          <w:szCs w:val="28"/>
        </w:rPr>
        <w:t xml:space="preserve">Користувач може скористатися функціоналом фільтрування для того щоб побачити замовлення створені в певний період чи дату, а також замовлення з певним статусом (див. </w:t>
      </w:r>
      <w:hyperlink w:anchor="_dia34o2t8kgi">
        <w:r>
          <w:rPr>
            <w:color w:val="1155CC"/>
            <w:sz w:val="28"/>
            <w:szCs w:val="28"/>
            <w:u w:val="single"/>
          </w:rPr>
          <w:t>Статуси замовлення</w:t>
        </w:r>
      </w:hyperlink>
      <w:r>
        <w:rPr>
          <w:sz w:val="28"/>
          <w:szCs w:val="28"/>
        </w:rPr>
        <w:t>);</w:t>
      </w:r>
    </w:p>
    <w:p w14:paraId="5CA38B24" w14:textId="77777777" w:rsidR="00027871" w:rsidRDefault="00000000">
      <w:pPr>
        <w:numPr>
          <w:ilvl w:val="0"/>
          <w:numId w:val="42"/>
        </w:numPr>
        <w:jc w:val="both"/>
        <w:rPr>
          <w:sz w:val="28"/>
          <w:szCs w:val="28"/>
        </w:rPr>
      </w:pPr>
      <w:r>
        <w:rPr>
          <w:sz w:val="28"/>
          <w:szCs w:val="28"/>
        </w:rPr>
        <w:t xml:space="preserve">Користувач може створити нове замовлення та додати основні дані такі як: </w:t>
      </w:r>
    </w:p>
    <w:p w14:paraId="091DC1F8" w14:textId="77777777" w:rsidR="00027871" w:rsidRDefault="00000000">
      <w:pPr>
        <w:numPr>
          <w:ilvl w:val="1"/>
          <w:numId w:val="42"/>
        </w:numPr>
        <w:jc w:val="both"/>
        <w:rPr>
          <w:sz w:val="28"/>
          <w:szCs w:val="28"/>
        </w:rPr>
      </w:pPr>
      <w:r>
        <w:rPr>
          <w:sz w:val="28"/>
          <w:szCs w:val="28"/>
        </w:rPr>
        <w:t>Ім'я компанії чи замовника та назва тендеру;</w:t>
      </w:r>
    </w:p>
    <w:p w14:paraId="55A6EB0F" w14:textId="77777777" w:rsidR="00027871" w:rsidRDefault="00000000">
      <w:pPr>
        <w:numPr>
          <w:ilvl w:val="1"/>
          <w:numId w:val="42"/>
        </w:numPr>
        <w:jc w:val="both"/>
        <w:rPr>
          <w:sz w:val="28"/>
          <w:szCs w:val="28"/>
        </w:rPr>
      </w:pPr>
      <w:r>
        <w:rPr>
          <w:sz w:val="28"/>
          <w:szCs w:val="28"/>
        </w:rPr>
        <w:t>Ресурс з якого прийшло замовлення;</w:t>
      </w:r>
    </w:p>
    <w:p w14:paraId="7F947F7A" w14:textId="77777777" w:rsidR="00027871" w:rsidRDefault="00000000">
      <w:pPr>
        <w:numPr>
          <w:ilvl w:val="1"/>
          <w:numId w:val="42"/>
        </w:numPr>
        <w:jc w:val="both"/>
        <w:rPr>
          <w:sz w:val="28"/>
          <w:szCs w:val="28"/>
        </w:rPr>
      </w:pPr>
      <w:r>
        <w:rPr>
          <w:sz w:val="28"/>
          <w:szCs w:val="28"/>
        </w:rPr>
        <w:t>Контактні дані замовника - емейл, номер телефону, фізична адреса, юридична адреса;</w:t>
      </w:r>
    </w:p>
    <w:p w14:paraId="7EEB7423" w14:textId="77777777" w:rsidR="00027871" w:rsidRDefault="00000000">
      <w:pPr>
        <w:numPr>
          <w:ilvl w:val="1"/>
          <w:numId w:val="42"/>
        </w:numPr>
        <w:jc w:val="both"/>
        <w:rPr>
          <w:sz w:val="28"/>
          <w:szCs w:val="28"/>
        </w:rPr>
      </w:pPr>
      <w:r>
        <w:rPr>
          <w:sz w:val="28"/>
          <w:szCs w:val="28"/>
        </w:rPr>
        <w:t xml:space="preserve">Дата створення замовлення має додаватись автоматично; </w:t>
      </w:r>
    </w:p>
    <w:p w14:paraId="29D356A1" w14:textId="77777777" w:rsidR="00027871" w:rsidRDefault="00000000">
      <w:pPr>
        <w:numPr>
          <w:ilvl w:val="1"/>
          <w:numId w:val="42"/>
        </w:numPr>
        <w:jc w:val="both"/>
        <w:rPr>
          <w:sz w:val="28"/>
          <w:szCs w:val="28"/>
        </w:rPr>
      </w:pPr>
      <w:r>
        <w:rPr>
          <w:sz w:val="28"/>
          <w:szCs w:val="28"/>
        </w:rPr>
        <w:t>Короткий опис замовлення;</w:t>
      </w:r>
    </w:p>
    <w:p w14:paraId="2BAF3854" w14:textId="77777777" w:rsidR="00027871" w:rsidRDefault="00000000">
      <w:pPr>
        <w:numPr>
          <w:ilvl w:val="1"/>
          <w:numId w:val="42"/>
        </w:numPr>
        <w:jc w:val="both"/>
        <w:rPr>
          <w:sz w:val="28"/>
          <w:szCs w:val="28"/>
        </w:rPr>
      </w:pPr>
      <w:r>
        <w:rPr>
          <w:sz w:val="28"/>
          <w:szCs w:val="28"/>
        </w:rPr>
        <w:t>К-ть одиниць замовлення (розмір партії виробів);</w:t>
      </w:r>
    </w:p>
    <w:p w14:paraId="7C10C02F" w14:textId="77777777" w:rsidR="00027871" w:rsidRDefault="00000000">
      <w:pPr>
        <w:numPr>
          <w:ilvl w:val="1"/>
          <w:numId w:val="42"/>
        </w:numPr>
        <w:jc w:val="both"/>
        <w:rPr>
          <w:sz w:val="28"/>
          <w:szCs w:val="28"/>
        </w:rPr>
      </w:pPr>
      <w:r>
        <w:rPr>
          <w:sz w:val="28"/>
          <w:szCs w:val="28"/>
        </w:rPr>
        <w:t>Дані про оплату замовлення (сума);</w:t>
      </w:r>
    </w:p>
    <w:p w14:paraId="29A9CAD4" w14:textId="77777777" w:rsidR="00027871" w:rsidRDefault="00000000">
      <w:pPr>
        <w:numPr>
          <w:ilvl w:val="1"/>
          <w:numId w:val="42"/>
        </w:numPr>
        <w:jc w:val="both"/>
        <w:rPr>
          <w:sz w:val="28"/>
          <w:szCs w:val="28"/>
        </w:rPr>
      </w:pPr>
      <w:r>
        <w:rPr>
          <w:sz w:val="28"/>
          <w:szCs w:val="28"/>
        </w:rPr>
        <w:t>Особливості чи зауваження щодо замовлення - як нотатка чи коментар;</w:t>
      </w:r>
    </w:p>
    <w:p w14:paraId="71D6F550" w14:textId="77777777" w:rsidR="00027871" w:rsidRDefault="00000000">
      <w:pPr>
        <w:numPr>
          <w:ilvl w:val="1"/>
          <w:numId w:val="42"/>
        </w:numPr>
        <w:jc w:val="both"/>
        <w:rPr>
          <w:sz w:val="28"/>
          <w:szCs w:val="28"/>
        </w:rPr>
      </w:pPr>
      <w:r>
        <w:rPr>
          <w:sz w:val="28"/>
          <w:szCs w:val="28"/>
        </w:rPr>
        <w:t>Фінальна дата замовлення - дата до якої треба відправити Пропозицію на це замовлення;</w:t>
      </w:r>
    </w:p>
    <w:p w14:paraId="5E8DF725" w14:textId="77777777" w:rsidR="00027871" w:rsidRDefault="00000000">
      <w:pPr>
        <w:numPr>
          <w:ilvl w:val="1"/>
          <w:numId w:val="42"/>
        </w:numPr>
        <w:jc w:val="both"/>
        <w:rPr>
          <w:sz w:val="28"/>
          <w:szCs w:val="28"/>
        </w:rPr>
      </w:pPr>
      <w:r>
        <w:rPr>
          <w:sz w:val="28"/>
          <w:szCs w:val="28"/>
        </w:rPr>
        <w:lastRenderedPageBreak/>
        <w:t>Терміни виконання замовлення (кількість часу на виготовлення всієї партії виробів у Замовленні).</w:t>
      </w:r>
    </w:p>
    <w:p w14:paraId="074F34AA" w14:textId="77777777" w:rsidR="00027871" w:rsidRDefault="00000000">
      <w:pPr>
        <w:numPr>
          <w:ilvl w:val="0"/>
          <w:numId w:val="42"/>
        </w:numPr>
        <w:jc w:val="both"/>
        <w:rPr>
          <w:sz w:val="28"/>
          <w:szCs w:val="28"/>
        </w:rPr>
      </w:pPr>
      <w:r>
        <w:rPr>
          <w:sz w:val="28"/>
          <w:szCs w:val="28"/>
        </w:rPr>
        <w:t>Користувач має мати змогу додати початкову, або ж отриману на цьому етапі документацію по замовленню - Пакет тендерної Документації. Можна додавати необмежену к-ть файлів різних форматів. При додаванню документу користувач має вказати:</w:t>
      </w:r>
    </w:p>
    <w:p w14:paraId="04A418A8" w14:textId="77777777" w:rsidR="00027871" w:rsidRDefault="00000000">
      <w:pPr>
        <w:numPr>
          <w:ilvl w:val="1"/>
          <w:numId w:val="42"/>
        </w:numPr>
        <w:jc w:val="both"/>
        <w:rPr>
          <w:sz w:val="28"/>
          <w:szCs w:val="28"/>
        </w:rPr>
      </w:pPr>
      <w:r>
        <w:rPr>
          <w:sz w:val="28"/>
          <w:szCs w:val="28"/>
        </w:rPr>
        <w:t>Назву документу;</w:t>
      </w:r>
    </w:p>
    <w:p w14:paraId="26528FAB" w14:textId="77777777" w:rsidR="00027871" w:rsidRDefault="00000000">
      <w:pPr>
        <w:numPr>
          <w:ilvl w:val="1"/>
          <w:numId w:val="42"/>
        </w:numPr>
        <w:jc w:val="both"/>
        <w:rPr>
          <w:sz w:val="28"/>
          <w:szCs w:val="28"/>
        </w:rPr>
      </w:pPr>
      <w:r>
        <w:rPr>
          <w:sz w:val="28"/>
          <w:szCs w:val="28"/>
        </w:rPr>
        <w:t>Короткий опис або нотатку.</w:t>
      </w:r>
    </w:p>
    <w:p w14:paraId="485E5429" w14:textId="77777777" w:rsidR="00027871" w:rsidRDefault="00000000">
      <w:pPr>
        <w:numPr>
          <w:ilvl w:val="0"/>
          <w:numId w:val="42"/>
        </w:numPr>
        <w:jc w:val="both"/>
        <w:rPr>
          <w:sz w:val="28"/>
          <w:szCs w:val="28"/>
        </w:rPr>
      </w:pPr>
      <w:r>
        <w:rPr>
          <w:sz w:val="28"/>
          <w:szCs w:val="28"/>
        </w:rPr>
        <w:t>Користувач має додати Специфікацію - завантажити документ з назвою та описом. Цей документ буде завантажуватись як окремий елемент - Спека виробу чи Конфекційна Карта виробу. До Спеки виробу можна долучити документ - Нормативні таблиці розходу матеріалів</w:t>
      </w:r>
    </w:p>
    <w:p w14:paraId="65CF75D8" w14:textId="77777777" w:rsidR="00027871" w:rsidRDefault="00000000">
      <w:pPr>
        <w:numPr>
          <w:ilvl w:val="0"/>
          <w:numId w:val="42"/>
        </w:numPr>
        <w:jc w:val="both"/>
        <w:rPr>
          <w:sz w:val="28"/>
          <w:szCs w:val="28"/>
        </w:rPr>
      </w:pPr>
      <w:r>
        <w:rPr>
          <w:sz w:val="28"/>
          <w:szCs w:val="28"/>
        </w:rPr>
        <w:t xml:space="preserve">Як окремий елемент має бути завантажена </w:t>
      </w:r>
      <w:hyperlink w:anchor="_w7cww74snuhn">
        <w:r>
          <w:rPr>
            <w:color w:val="1155CC"/>
            <w:sz w:val="28"/>
            <w:szCs w:val="28"/>
            <w:u w:val="single"/>
          </w:rPr>
          <w:t>Калькуляція виробу</w:t>
        </w:r>
      </w:hyperlink>
      <w:r>
        <w:rPr>
          <w:sz w:val="28"/>
          <w:szCs w:val="28"/>
        </w:rPr>
        <w:t xml:space="preserve"> - це файл у форматі xlsx, що містить розрахунки і перелік всіх матеріалів, які використовуються на одиницю товару і на партію в цілому. На даному етапі документ Калькуляції виробу може бути порожнім, або містити тимчасові розрахунки, які пізніше заміняться на остаточні. Користувачі що матимуть доступ до цього документу мають мати змогу відкривати його та вносити необхідні зміни. </w:t>
      </w:r>
    </w:p>
    <w:p w14:paraId="62E8CE36" w14:textId="77777777" w:rsidR="00027871" w:rsidRDefault="00000000">
      <w:pPr>
        <w:numPr>
          <w:ilvl w:val="0"/>
          <w:numId w:val="42"/>
        </w:numPr>
        <w:jc w:val="both"/>
        <w:rPr>
          <w:sz w:val="28"/>
          <w:szCs w:val="28"/>
        </w:rPr>
      </w:pPr>
      <w:r>
        <w:rPr>
          <w:sz w:val="28"/>
          <w:szCs w:val="28"/>
        </w:rPr>
        <w:t xml:space="preserve">Користувач може зберегти замовлення на цьому етапі додавши всі обов’язкові вище перелічені документи. Тепер дане замовлення має з'явитися в списку всіх існуючих замовлень зі статусом - Нове. </w:t>
      </w:r>
      <w:r>
        <w:rPr>
          <w:sz w:val="28"/>
          <w:szCs w:val="28"/>
        </w:rPr>
        <w:br/>
      </w:r>
    </w:p>
    <w:p w14:paraId="183BD94B" w14:textId="77777777" w:rsidR="00027871" w:rsidRDefault="00000000">
      <w:pPr>
        <w:jc w:val="both"/>
        <w:rPr>
          <w:sz w:val="28"/>
          <w:szCs w:val="28"/>
        </w:rPr>
      </w:pPr>
      <w:r>
        <w:rPr>
          <w:sz w:val="28"/>
          <w:szCs w:val="28"/>
        </w:rPr>
        <w:t>Після того як у системі з'явилося нове замовлення, менеджер або ж основний адмін отримує сповіщення і має змогу переглянути надані дані по цьому замовленню.</w:t>
      </w:r>
    </w:p>
    <w:p w14:paraId="4B0BC665" w14:textId="77777777" w:rsidR="00027871" w:rsidRDefault="00027871">
      <w:pPr>
        <w:jc w:val="both"/>
        <w:rPr>
          <w:sz w:val="28"/>
          <w:szCs w:val="28"/>
        </w:rPr>
      </w:pPr>
    </w:p>
    <w:p w14:paraId="1DC6FAB8" w14:textId="77777777" w:rsidR="00027871" w:rsidRDefault="00000000">
      <w:pPr>
        <w:jc w:val="both"/>
        <w:rPr>
          <w:sz w:val="28"/>
          <w:szCs w:val="28"/>
        </w:rPr>
      </w:pPr>
      <w:r>
        <w:rPr>
          <w:sz w:val="28"/>
          <w:szCs w:val="28"/>
        </w:rPr>
        <w:t xml:space="preserve">Після створення нового Замовлення користувач має мати змогу додати до нього всіх задіяних осіб з усіх необхідних користувацьких Ролей. Їм має прийти сповіщення, що їх було додано до нового Замовлення. Детільніше - у розділі </w:t>
      </w:r>
      <w:hyperlink w:anchor="_jhpc3hgten7f">
        <w:r>
          <w:rPr>
            <w:color w:val="1155CC"/>
            <w:sz w:val="28"/>
            <w:szCs w:val="28"/>
            <w:u w:val="single"/>
          </w:rPr>
          <w:t>Сповіщення</w:t>
        </w:r>
      </w:hyperlink>
      <w:r>
        <w:rPr>
          <w:sz w:val="28"/>
          <w:szCs w:val="28"/>
        </w:rPr>
        <w:t>.</w:t>
      </w:r>
    </w:p>
    <w:p w14:paraId="758D1924" w14:textId="77777777" w:rsidR="00027871" w:rsidRDefault="00027871">
      <w:pPr>
        <w:pStyle w:val="4"/>
        <w:jc w:val="both"/>
        <w:rPr>
          <w:sz w:val="28"/>
          <w:szCs w:val="28"/>
        </w:rPr>
      </w:pPr>
      <w:bookmarkStart w:id="66" w:name="_3msi7jngtc6k" w:colFirst="0" w:colLast="0"/>
      <w:bookmarkEnd w:id="66"/>
    </w:p>
    <w:p w14:paraId="410A720A" w14:textId="77777777" w:rsidR="00027871" w:rsidRDefault="00000000">
      <w:pPr>
        <w:pStyle w:val="4"/>
        <w:jc w:val="both"/>
        <w:rPr>
          <w:sz w:val="28"/>
          <w:szCs w:val="28"/>
        </w:rPr>
      </w:pPr>
      <w:bookmarkStart w:id="67" w:name="_w7cww74snuhn" w:colFirst="0" w:colLast="0"/>
      <w:bookmarkEnd w:id="67"/>
      <w:r>
        <w:rPr>
          <w:sz w:val="28"/>
          <w:szCs w:val="28"/>
        </w:rPr>
        <w:t>Калькуляція виробу</w:t>
      </w:r>
    </w:p>
    <w:p w14:paraId="48C5BC21" w14:textId="77777777" w:rsidR="00027871" w:rsidRDefault="00027871">
      <w:pPr>
        <w:jc w:val="both"/>
        <w:rPr>
          <w:sz w:val="28"/>
          <w:szCs w:val="28"/>
        </w:rPr>
      </w:pPr>
    </w:p>
    <w:p w14:paraId="64CF174D" w14:textId="77777777" w:rsidR="00027871" w:rsidRDefault="00000000">
      <w:pPr>
        <w:jc w:val="both"/>
        <w:rPr>
          <w:sz w:val="28"/>
          <w:szCs w:val="28"/>
        </w:rPr>
      </w:pPr>
      <w:r>
        <w:rPr>
          <w:sz w:val="28"/>
          <w:szCs w:val="28"/>
        </w:rPr>
        <w:t xml:space="preserve">Оскільки калькуляція виробу є одним із найважливіших елементів замовлення та підготовки пропозиції, її виділено в окрему секцію. </w:t>
      </w:r>
    </w:p>
    <w:p w14:paraId="77BDD297" w14:textId="77777777" w:rsidR="00027871" w:rsidRDefault="00027871">
      <w:pPr>
        <w:jc w:val="both"/>
        <w:rPr>
          <w:sz w:val="28"/>
          <w:szCs w:val="28"/>
        </w:rPr>
      </w:pPr>
    </w:p>
    <w:p w14:paraId="4844E118" w14:textId="77777777" w:rsidR="00027871" w:rsidRDefault="00000000">
      <w:pPr>
        <w:jc w:val="both"/>
        <w:rPr>
          <w:sz w:val="28"/>
          <w:szCs w:val="28"/>
        </w:rPr>
      </w:pPr>
      <w:r>
        <w:rPr>
          <w:sz w:val="28"/>
          <w:szCs w:val="28"/>
        </w:rPr>
        <w:t>Калькуляція виробу (дані які має містити файл):</w:t>
      </w:r>
    </w:p>
    <w:p w14:paraId="157C2179" w14:textId="77777777" w:rsidR="00027871" w:rsidRDefault="00000000">
      <w:pPr>
        <w:jc w:val="both"/>
        <w:rPr>
          <w:sz w:val="28"/>
          <w:szCs w:val="28"/>
        </w:rPr>
      </w:pPr>
      <w:hyperlink r:id="rId17" w:anchor="gid=1172518712">
        <w:r>
          <w:rPr>
            <w:noProof/>
            <w:color w:val="1155CC"/>
            <w:sz w:val="28"/>
            <w:szCs w:val="28"/>
            <w:u w:val="single"/>
          </w:rPr>
          <w:drawing>
            <wp:inline distT="114300" distB="114300" distL="114300" distR="114300" wp14:anchorId="19402EB9" wp14:editId="4E4D3A36">
              <wp:extent cx="5943600" cy="259080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5943600" cy="2590800"/>
                      </a:xfrm>
                      <a:prstGeom prst="rect">
                        <a:avLst/>
                      </a:prstGeom>
                      <a:ln/>
                    </pic:spPr>
                  </pic:pic>
                </a:graphicData>
              </a:graphic>
            </wp:inline>
          </w:drawing>
        </w:r>
      </w:hyperlink>
    </w:p>
    <w:p w14:paraId="561CEAEF" w14:textId="77777777" w:rsidR="00027871" w:rsidRDefault="00027871">
      <w:pPr>
        <w:jc w:val="both"/>
        <w:rPr>
          <w:sz w:val="28"/>
          <w:szCs w:val="28"/>
        </w:rPr>
      </w:pPr>
    </w:p>
    <w:p w14:paraId="2E6DB3B5" w14:textId="77777777" w:rsidR="00027871" w:rsidRDefault="00000000">
      <w:pPr>
        <w:numPr>
          <w:ilvl w:val="0"/>
          <w:numId w:val="10"/>
        </w:numPr>
        <w:jc w:val="both"/>
        <w:rPr>
          <w:sz w:val="28"/>
          <w:szCs w:val="28"/>
        </w:rPr>
      </w:pPr>
      <w:r>
        <w:rPr>
          <w:sz w:val="28"/>
          <w:szCs w:val="28"/>
        </w:rPr>
        <w:t>Перелік всіх матеріалів і розхідників які використовуються для виготовлення виробу (тканина, фурнітура, оздоблювальні матеріали)</w:t>
      </w:r>
    </w:p>
    <w:p w14:paraId="4193FB46" w14:textId="77777777" w:rsidR="00027871" w:rsidRDefault="00000000">
      <w:pPr>
        <w:numPr>
          <w:ilvl w:val="0"/>
          <w:numId w:val="10"/>
        </w:numPr>
        <w:jc w:val="both"/>
        <w:rPr>
          <w:sz w:val="28"/>
          <w:szCs w:val="28"/>
        </w:rPr>
      </w:pPr>
      <w:r>
        <w:rPr>
          <w:sz w:val="28"/>
          <w:szCs w:val="28"/>
        </w:rPr>
        <w:t>Робота, крій, логістика і їх вартість (розраховуються за допомогою коефіцієнтів автоматично);</w:t>
      </w:r>
    </w:p>
    <w:p w14:paraId="651B8212" w14:textId="77777777" w:rsidR="00027871" w:rsidRDefault="00000000">
      <w:pPr>
        <w:numPr>
          <w:ilvl w:val="0"/>
          <w:numId w:val="10"/>
        </w:numPr>
        <w:jc w:val="both"/>
        <w:rPr>
          <w:sz w:val="28"/>
          <w:szCs w:val="28"/>
        </w:rPr>
      </w:pPr>
      <w:r>
        <w:rPr>
          <w:sz w:val="28"/>
          <w:szCs w:val="28"/>
        </w:rPr>
        <w:t>Колір (затверджені з Замовником відтінки);</w:t>
      </w:r>
    </w:p>
    <w:p w14:paraId="6B59DDFA" w14:textId="77777777" w:rsidR="00027871" w:rsidRDefault="00000000">
      <w:pPr>
        <w:numPr>
          <w:ilvl w:val="0"/>
          <w:numId w:val="10"/>
        </w:numPr>
        <w:jc w:val="both"/>
        <w:rPr>
          <w:sz w:val="28"/>
          <w:szCs w:val="28"/>
        </w:rPr>
      </w:pPr>
      <w:r>
        <w:rPr>
          <w:sz w:val="28"/>
          <w:szCs w:val="28"/>
        </w:rPr>
        <w:t>Одиниці виміру (км/п, м/п, шт);</w:t>
      </w:r>
    </w:p>
    <w:p w14:paraId="71A5C02B" w14:textId="77777777" w:rsidR="00027871" w:rsidRDefault="00000000">
      <w:pPr>
        <w:numPr>
          <w:ilvl w:val="0"/>
          <w:numId w:val="10"/>
        </w:numPr>
        <w:jc w:val="both"/>
        <w:rPr>
          <w:sz w:val="28"/>
          <w:szCs w:val="28"/>
        </w:rPr>
      </w:pPr>
      <w:r>
        <w:rPr>
          <w:sz w:val="28"/>
          <w:szCs w:val="28"/>
        </w:rPr>
        <w:t>Розхід кожного матеріалу на одиницю (штук, метрів);</w:t>
      </w:r>
    </w:p>
    <w:p w14:paraId="7ECA37AA" w14:textId="77777777" w:rsidR="00027871" w:rsidRDefault="00000000">
      <w:pPr>
        <w:numPr>
          <w:ilvl w:val="0"/>
          <w:numId w:val="10"/>
        </w:numPr>
        <w:jc w:val="both"/>
        <w:rPr>
          <w:sz w:val="28"/>
          <w:szCs w:val="28"/>
        </w:rPr>
      </w:pPr>
      <w:r>
        <w:rPr>
          <w:sz w:val="28"/>
          <w:szCs w:val="28"/>
        </w:rPr>
        <w:t>Коефіцієнт збільшення;</w:t>
      </w:r>
    </w:p>
    <w:p w14:paraId="2EC67350" w14:textId="77777777" w:rsidR="00027871" w:rsidRDefault="00000000">
      <w:pPr>
        <w:numPr>
          <w:ilvl w:val="0"/>
          <w:numId w:val="10"/>
        </w:numPr>
        <w:jc w:val="both"/>
        <w:rPr>
          <w:sz w:val="28"/>
          <w:szCs w:val="28"/>
        </w:rPr>
      </w:pPr>
      <w:r>
        <w:rPr>
          <w:sz w:val="28"/>
          <w:szCs w:val="28"/>
        </w:rPr>
        <w:t>Загальна сума кожного матеріалу на одиницю і на партію;</w:t>
      </w:r>
    </w:p>
    <w:p w14:paraId="0E4295F6" w14:textId="77777777" w:rsidR="00027871" w:rsidRDefault="00000000">
      <w:pPr>
        <w:numPr>
          <w:ilvl w:val="0"/>
          <w:numId w:val="10"/>
        </w:numPr>
        <w:jc w:val="both"/>
        <w:rPr>
          <w:sz w:val="28"/>
          <w:szCs w:val="28"/>
        </w:rPr>
      </w:pPr>
      <w:r>
        <w:rPr>
          <w:sz w:val="28"/>
          <w:szCs w:val="28"/>
        </w:rPr>
        <w:t>Ціна за одиницю з НДС (сума, валюта);</w:t>
      </w:r>
    </w:p>
    <w:p w14:paraId="2B7FC64D" w14:textId="77777777" w:rsidR="00027871" w:rsidRDefault="00000000">
      <w:pPr>
        <w:numPr>
          <w:ilvl w:val="0"/>
          <w:numId w:val="10"/>
        </w:numPr>
        <w:jc w:val="both"/>
        <w:rPr>
          <w:sz w:val="28"/>
          <w:szCs w:val="28"/>
        </w:rPr>
      </w:pPr>
      <w:r>
        <w:rPr>
          <w:sz w:val="28"/>
          <w:szCs w:val="28"/>
        </w:rPr>
        <w:t>Ціна за партію з НДС (сума, валюта);</w:t>
      </w:r>
    </w:p>
    <w:p w14:paraId="5FE739D5" w14:textId="77777777" w:rsidR="00027871" w:rsidRDefault="00000000">
      <w:pPr>
        <w:numPr>
          <w:ilvl w:val="0"/>
          <w:numId w:val="10"/>
        </w:numPr>
        <w:jc w:val="both"/>
        <w:rPr>
          <w:sz w:val="28"/>
          <w:szCs w:val="28"/>
        </w:rPr>
      </w:pPr>
      <w:r>
        <w:rPr>
          <w:sz w:val="28"/>
          <w:szCs w:val="28"/>
        </w:rPr>
        <w:t>Дата відгрузки;</w:t>
      </w:r>
    </w:p>
    <w:p w14:paraId="44A2939E" w14:textId="77777777" w:rsidR="00027871" w:rsidRDefault="00000000">
      <w:pPr>
        <w:numPr>
          <w:ilvl w:val="0"/>
          <w:numId w:val="10"/>
        </w:numPr>
        <w:jc w:val="both"/>
        <w:rPr>
          <w:sz w:val="28"/>
          <w:szCs w:val="28"/>
        </w:rPr>
      </w:pPr>
      <w:r>
        <w:rPr>
          <w:sz w:val="28"/>
          <w:szCs w:val="28"/>
        </w:rPr>
        <w:t>Коментарі.</w:t>
      </w:r>
    </w:p>
    <w:p w14:paraId="2C05FC2D" w14:textId="77777777" w:rsidR="00027871" w:rsidRDefault="00027871">
      <w:pPr>
        <w:ind w:left="720"/>
        <w:jc w:val="both"/>
        <w:rPr>
          <w:sz w:val="28"/>
          <w:szCs w:val="28"/>
        </w:rPr>
      </w:pPr>
    </w:p>
    <w:p w14:paraId="7CA813C6" w14:textId="77777777" w:rsidR="00027871" w:rsidRDefault="00027871">
      <w:pPr>
        <w:jc w:val="both"/>
        <w:rPr>
          <w:sz w:val="28"/>
          <w:szCs w:val="28"/>
        </w:rPr>
      </w:pPr>
    </w:p>
    <w:p w14:paraId="570B936E" w14:textId="77777777" w:rsidR="00027871" w:rsidRDefault="00000000">
      <w:pPr>
        <w:jc w:val="both"/>
        <w:rPr>
          <w:sz w:val="28"/>
          <w:szCs w:val="28"/>
        </w:rPr>
      </w:pPr>
      <w:r>
        <w:rPr>
          <w:sz w:val="28"/>
          <w:szCs w:val="28"/>
        </w:rPr>
        <w:t>Користувач має мати змогу зробити наступні дії з файлом по калькуляціях:</w:t>
      </w:r>
    </w:p>
    <w:p w14:paraId="7223D094" w14:textId="77777777" w:rsidR="00027871" w:rsidRDefault="00000000">
      <w:pPr>
        <w:numPr>
          <w:ilvl w:val="0"/>
          <w:numId w:val="10"/>
        </w:numPr>
        <w:spacing w:line="240" w:lineRule="auto"/>
        <w:jc w:val="both"/>
        <w:rPr>
          <w:sz w:val="28"/>
          <w:szCs w:val="28"/>
        </w:rPr>
      </w:pPr>
      <w:r>
        <w:rPr>
          <w:sz w:val="28"/>
          <w:szCs w:val="28"/>
        </w:rPr>
        <w:t>Додати документ - завантажити з хмарного сховища або з комп’ютера;</w:t>
      </w:r>
    </w:p>
    <w:p w14:paraId="6305B400" w14:textId="77777777" w:rsidR="00027871" w:rsidRDefault="00000000">
      <w:pPr>
        <w:numPr>
          <w:ilvl w:val="0"/>
          <w:numId w:val="10"/>
        </w:numPr>
        <w:spacing w:line="240" w:lineRule="auto"/>
        <w:jc w:val="both"/>
        <w:rPr>
          <w:sz w:val="28"/>
          <w:szCs w:val="28"/>
        </w:rPr>
      </w:pPr>
      <w:r>
        <w:rPr>
          <w:sz w:val="28"/>
          <w:szCs w:val="28"/>
        </w:rPr>
        <w:t>Надіслати документ  - поштою та/або всередині системи;</w:t>
      </w:r>
    </w:p>
    <w:p w14:paraId="6CD7561D" w14:textId="77777777" w:rsidR="00027871" w:rsidRDefault="00000000">
      <w:pPr>
        <w:numPr>
          <w:ilvl w:val="0"/>
          <w:numId w:val="10"/>
        </w:numPr>
        <w:spacing w:line="240" w:lineRule="auto"/>
        <w:jc w:val="both"/>
        <w:rPr>
          <w:sz w:val="28"/>
          <w:szCs w:val="28"/>
        </w:rPr>
      </w:pPr>
      <w:r>
        <w:rPr>
          <w:sz w:val="28"/>
          <w:szCs w:val="28"/>
        </w:rPr>
        <w:t>Видалити документ - видалення з системи;</w:t>
      </w:r>
    </w:p>
    <w:p w14:paraId="1C0F88E1" w14:textId="77777777" w:rsidR="00027871" w:rsidRDefault="00000000">
      <w:pPr>
        <w:numPr>
          <w:ilvl w:val="0"/>
          <w:numId w:val="10"/>
        </w:numPr>
        <w:spacing w:line="240" w:lineRule="auto"/>
        <w:jc w:val="both"/>
        <w:rPr>
          <w:sz w:val="28"/>
          <w:szCs w:val="28"/>
        </w:rPr>
      </w:pPr>
      <w:r>
        <w:rPr>
          <w:sz w:val="28"/>
          <w:szCs w:val="28"/>
        </w:rPr>
        <w:t xml:space="preserve">Редагувати документ  - </w:t>
      </w:r>
      <w:commentRangeStart w:id="68"/>
      <w:r>
        <w:rPr>
          <w:sz w:val="28"/>
          <w:szCs w:val="28"/>
          <w:highlight w:val="yellow"/>
        </w:rPr>
        <w:t>не всі поля можуть бути редаговані</w:t>
      </w:r>
      <w:commentRangeEnd w:id="68"/>
      <w:r>
        <w:rPr>
          <w:rStyle w:val="ab"/>
          <w:sz w:val="28"/>
          <w:szCs w:val="28"/>
          <w:highlight w:val="yellow"/>
        </w:rPr>
        <w:commentReference w:id="68"/>
      </w:r>
      <w:r>
        <w:rPr>
          <w:sz w:val="28"/>
          <w:szCs w:val="28"/>
          <w:highlight w:val="yellow"/>
        </w:rPr>
        <w:t>.</w:t>
      </w:r>
    </w:p>
    <w:p w14:paraId="1B02DA69" w14:textId="77777777" w:rsidR="00027871" w:rsidRDefault="00027871">
      <w:pPr>
        <w:jc w:val="both"/>
        <w:rPr>
          <w:b/>
          <w:sz w:val="28"/>
          <w:szCs w:val="28"/>
        </w:rPr>
      </w:pPr>
    </w:p>
    <w:p w14:paraId="5781AA3C" w14:textId="77777777" w:rsidR="00027871" w:rsidRDefault="00000000">
      <w:pPr>
        <w:jc w:val="both"/>
        <w:rPr>
          <w:b/>
          <w:sz w:val="28"/>
          <w:szCs w:val="28"/>
        </w:rPr>
      </w:pPr>
      <w:r>
        <w:rPr>
          <w:b/>
          <w:sz w:val="28"/>
          <w:szCs w:val="28"/>
        </w:rPr>
        <w:t>Автоматизація калькуляцій</w:t>
      </w:r>
    </w:p>
    <w:p w14:paraId="246CB390" w14:textId="77777777" w:rsidR="00027871" w:rsidRDefault="00000000">
      <w:pPr>
        <w:jc w:val="both"/>
        <w:rPr>
          <w:sz w:val="28"/>
          <w:szCs w:val="28"/>
        </w:rPr>
      </w:pPr>
      <w:r>
        <w:rPr>
          <w:sz w:val="28"/>
          <w:szCs w:val="28"/>
        </w:rPr>
        <w:t>При заповненні полів “ціна тканини за 1 мп” і “кількість на партію” - система має автоматично розраховувати скільки треба тканини і грошей на партію виробів, вартість роботи, логістики.</w:t>
      </w:r>
    </w:p>
    <w:p w14:paraId="79316723" w14:textId="77777777" w:rsidR="00027871" w:rsidRDefault="00027871">
      <w:pPr>
        <w:jc w:val="both"/>
        <w:rPr>
          <w:sz w:val="28"/>
          <w:szCs w:val="28"/>
        </w:rPr>
      </w:pPr>
    </w:p>
    <w:p w14:paraId="774EA305" w14:textId="77777777" w:rsidR="00027871" w:rsidRDefault="00000000">
      <w:pPr>
        <w:pStyle w:val="4"/>
        <w:jc w:val="both"/>
        <w:rPr>
          <w:sz w:val="28"/>
          <w:szCs w:val="28"/>
        </w:rPr>
      </w:pPr>
      <w:bookmarkStart w:id="69" w:name="_9keiz8h5yf0i" w:colFirst="0" w:colLast="0"/>
      <w:bookmarkEnd w:id="69"/>
      <w:r>
        <w:rPr>
          <w:sz w:val="28"/>
          <w:szCs w:val="28"/>
        </w:rPr>
        <w:t>Погодження Замовлення</w:t>
      </w:r>
    </w:p>
    <w:p w14:paraId="1ED0FA05" w14:textId="77777777" w:rsidR="00027871" w:rsidRDefault="00027871">
      <w:pPr>
        <w:jc w:val="both"/>
        <w:rPr>
          <w:sz w:val="28"/>
          <w:szCs w:val="28"/>
        </w:rPr>
      </w:pPr>
    </w:p>
    <w:p w14:paraId="52144764" w14:textId="77777777" w:rsidR="00027871" w:rsidRDefault="00000000">
      <w:pPr>
        <w:jc w:val="both"/>
        <w:rPr>
          <w:sz w:val="28"/>
          <w:szCs w:val="28"/>
        </w:rPr>
      </w:pPr>
      <w:r>
        <w:rPr>
          <w:sz w:val="28"/>
          <w:szCs w:val="28"/>
        </w:rPr>
        <w:t xml:space="preserve">Менеджер/юрист має мати змогу Погодити або ж Відхилити замовлення. </w:t>
      </w:r>
    </w:p>
    <w:p w14:paraId="6F039C4B" w14:textId="77777777" w:rsidR="00027871" w:rsidRDefault="00000000">
      <w:pPr>
        <w:jc w:val="both"/>
        <w:rPr>
          <w:sz w:val="28"/>
          <w:szCs w:val="28"/>
        </w:rPr>
      </w:pPr>
      <w:r>
        <w:rPr>
          <w:sz w:val="28"/>
          <w:szCs w:val="28"/>
        </w:rPr>
        <w:t xml:space="preserve">Якщо Погоджує то вказує пропоновану Вартість та Термін виконання замовлення. Це не фінальна вартість. Це вартість з якою тендерний менеджер буде брати участь у торгах на аукціоні. Після Погодження, Замовлення отримує новий статус - Погоджено. Сума грошей та термін виконання Замовлення, які були вказані менеджером/юристом, зберігаються в даних самого замовлення. </w:t>
      </w:r>
      <w:r>
        <w:rPr>
          <w:sz w:val="28"/>
          <w:szCs w:val="28"/>
        </w:rPr>
        <w:br/>
      </w:r>
      <w:r>
        <w:rPr>
          <w:sz w:val="28"/>
          <w:szCs w:val="28"/>
        </w:rPr>
        <w:br/>
        <w:t xml:space="preserve">Якщо менеджер/юрист Відхиляє замовлення то воно набуває статусу Відхилено. Менеджер/юрист може додати як нотатку причини відхилення. </w:t>
      </w:r>
      <w:r>
        <w:rPr>
          <w:sz w:val="28"/>
          <w:szCs w:val="28"/>
        </w:rPr>
        <w:br/>
      </w:r>
      <w:r>
        <w:rPr>
          <w:sz w:val="28"/>
          <w:szCs w:val="28"/>
        </w:rPr>
        <w:br/>
        <w:t xml:space="preserve">Оновлення по статусу замовлення має отримати Тендерний менеджер як сповіщення у системі. </w:t>
      </w:r>
      <w:r>
        <w:rPr>
          <w:sz w:val="28"/>
          <w:szCs w:val="28"/>
        </w:rPr>
        <w:br/>
      </w:r>
    </w:p>
    <w:p w14:paraId="788FE8B2" w14:textId="77777777" w:rsidR="00027871" w:rsidRDefault="00000000">
      <w:pPr>
        <w:pStyle w:val="4"/>
        <w:jc w:val="both"/>
        <w:rPr>
          <w:sz w:val="28"/>
          <w:szCs w:val="28"/>
        </w:rPr>
      </w:pPr>
      <w:bookmarkStart w:id="70" w:name="_f6ix1rh3d9z" w:colFirst="0" w:colLast="0"/>
      <w:bookmarkEnd w:id="70"/>
      <w:r>
        <w:rPr>
          <w:sz w:val="28"/>
          <w:szCs w:val="28"/>
        </w:rPr>
        <w:lastRenderedPageBreak/>
        <w:t>Запити по Замовленню</w:t>
      </w:r>
    </w:p>
    <w:p w14:paraId="43DEF3D1" w14:textId="77777777" w:rsidR="00027871" w:rsidRDefault="00027871">
      <w:pPr>
        <w:jc w:val="both"/>
        <w:rPr>
          <w:sz w:val="28"/>
          <w:szCs w:val="28"/>
        </w:rPr>
      </w:pPr>
    </w:p>
    <w:p w14:paraId="5B3C7C34" w14:textId="77777777" w:rsidR="00027871" w:rsidRDefault="00000000">
      <w:pPr>
        <w:jc w:val="both"/>
        <w:rPr>
          <w:sz w:val="28"/>
          <w:szCs w:val="28"/>
        </w:rPr>
      </w:pPr>
      <w:r>
        <w:rPr>
          <w:sz w:val="28"/>
          <w:szCs w:val="28"/>
        </w:rPr>
        <w:t>Тендерний менеджер після або ж під час створення замовлення має мати змогу створювати супутні до замовлення запити.</w:t>
      </w:r>
    </w:p>
    <w:p w14:paraId="3A75CA95" w14:textId="77777777" w:rsidR="00027871" w:rsidRDefault="00000000">
      <w:pPr>
        <w:jc w:val="both"/>
        <w:rPr>
          <w:sz w:val="28"/>
          <w:szCs w:val="28"/>
        </w:rPr>
      </w:pPr>
      <w:r>
        <w:rPr>
          <w:sz w:val="28"/>
          <w:szCs w:val="28"/>
        </w:rPr>
        <w:br/>
        <w:t>Створюючи запит, користувач має мати змогу надавати або ж отримувати певні дані.</w:t>
      </w:r>
    </w:p>
    <w:p w14:paraId="53E97AFD" w14:textId="77777777" w:rsidR="00027871" w:rsidRDefault="00027871">
      <w:pPr>
        <w:jc w:val="both"/>
        <w:rPr>
          <w:sz w:val="28"/>
          <w:szCs w:val="28"/>
        </w:rPr>
      </w:pPr>
    </w:p>
    <w:p w14:paraId="3F2012FA" w14:textId="77777777" w:rsidR="00027871" w:rsidRDefault="00000000">
      <w:pPr>
        <w:jc w:val="both"/>
        <w:rPr>
          <w:sz w:val="28"/>
          <w:szCs w:val="28"/>
        </w:rPr>
      </w:pPr>
      <w:r>
        <w:rPr>
          <w:sz w:val="28"/>
          <w:szCs w:val="28"/>
        </w:rPr>
        <w:t>У поданій таблиці можна переглянути типи запитів, а також дані які мають відправлятись у кожному запиті та дані які мають мати змогу додати користувачі, котрі відповідають на той чи інший запит.</w:t>
      </w:r>
    </w:p>
    <w:p w14:paraId="4C84DD35" w14:textId="77777777" w:rsidR="00027871" w:rsidRDefault="00027871">
      <w:pPr>
        <w:jc w:val="both"/>
        <w:rPr>
          <w:sz w:val="28"/>
          <w:szCs w:val="28"/>
        </w:rPr>
      </w:pPr>
    </w:p>
    <w:tbl>
      <w:tblPr>
        <w:tblStyle w:val="a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5"/>
        <w:gridCol w:w="3930"/>
        <w:gridCol w:w="3945"/>
      </w:tblGrid>
      <w:tr w:rsidR="00027871" w14:paraId="6FC16C37" w14:textId="77777777">
        <w:tc>
          <w:tcPr>
            <w:tcW w:w="1485" w:type="dxa"/>
            <w:tcMar>
              <w:top w:w="100" w:type="dxa"/>
              <w:left w:w="100" w:type="dxa"/>
              <w:bottom w:w="100" w:type="dxa"/>
              <w:right w:w="100" w:type="dxa"/>
            </w:tcMar>
          </w:tcPr>
          <w:p w14:paraId="202712AC" w14:textId="77777777" w:rsidR="00027871" w:rsidRDefault="00000000">
            <w:pPr>
              <w:widowControl w:val="0"/>
              <w:pBdr>
                <w:top w:val="nil"/>
                <w:left w:val="nil"/>
                <w:bottom w:val="nil"/>
                <w:right w:val="nil"/>
                <w:between w:val="nil"/>
              </w:pBdr>
              <w:spacing w:line="240" w:lineRule="auto"/>
              <w:jc w:val="both"/>
              <w:rPr>
                <w:sz w:val="28"/>
                <w:szCs w:val="28"/>
              </w:rPr>
            </w:pPr>
            <w:r>
              <w:rPr>
                <w:sz w:val="28"/>
                <w:szCs w:val="28"/>
              </w:rPr>
              <w:t>Тип Запиту</w:t>
            </w:r>
          </w:p>
        </w:tc>
        <w:tc>
          <w:tcPr>
            <w:tcW w:w="3930" w:type="dxa"/>
            <w:tcMar>
              <w:top w:w="100" w:type="dxa"/>
              <w:left w:w="100" w:type="dxa"/>
              <w:bottom w:w="100" w:type="dxa"/>
              <w:right w:w="100" w:type="dxa"/>
            </w:tcMar>
          </w:tcPr>
          <w:p w14:paraId="160410DA" w14:textId="77777777" w:rsidR="00027871" w:rsidRDefault="00000000">
            <w:pPr>
              <w:widowControl w:val="0"/>
              <w:pBdr>
                <w:top w:val="nil"/>
                <w:left w:val="nil"/>
                <w:bottom w:val="nil"/>
                <w:right w:val="nil"/>
                <w:between w:val="nil"/>
              </w:pBdr>
              <w:spacing w:line="240" w:lineRule="auto"/>
              <w:jc w:val="both"/>
              <w:rPr>
                <w:sz w:val="28"/>
                <w:szCs w:val="28"/>
              </w:rPr>
            </w:pPr>
            <w:r>
              <w:rPr>
                <w:sz w:val="28"/>
                <w:szCs w:val="28"/>
              </w:rPr>
              <w:t>Дані на вхід</w:t>
            </w:r>
          </w:p>
        </w:tc>
        <w:tc>
          <w:tcPr>
            <w:tcW w:w="3945" w:type="dxa"/>
            <w:tcMar>
              <w:top w:w="100" w:type="dxa"/>
              <w:left w:w="100" w:type="dxa"/>
              <w:bottom w:w="100" w:type="dxa"/>
              <w:right w:w="100" w:type="dxa"/>
            </w:tcMar>
          </w:tcPr>
          <w:p w14:paraId="35072FCC" w14:textId="77777777" w:rsidR="00027871" w:rsidRDefault="00000000">
            <w:pPr>
              <w:widowControl w:val="0"/>
              <w:pBdr>
                <w:top w:val="nil"/>
                <w:left w:val="nil"/>
                <w:bottom w:val="nil"/>
                <w:right w:val="nil"/>
                <w:between w:val="nil"/>
              </w:pBdr>
              <w:spacing w:line="240" w:lineRule="auto"/>
              <w:jc w:val="both"/>
              <w:rPr>
                <w:sz w:val="28"/>
                <w:szCs w:val="28"/>
              </w:rPr>
            </w:pPr>
            <w:r>
              <w:rPr>
                <w:sz w:val="28"/>
                <w:szCs w:val="28"/>
              </w:rPr>
              <w:t>Отримані дані</w:t>
            </w:r>
          </w:p>
        </w:tc>
      </w:tr>
      <w:tr w:rsidR="00027871" w14:paraId="420413CD" w14:textId="77777777">
        <w:tc>
          <w:tcPr>
            <w:tcW w:w="1485" w:type="dxa"/>
            <w:tcMar>
              <w:top w:w="100" w:type="dxa"/>
              <w:left w:w="100" w:type="dxa"/>
              <w:bottom w:w="100" w:type="dxa"/>
              <w:right w:w="100" w:type="dxa"/>
            </w:tcMar>
          </w:tcPr>
          <w:p w14:paraId="6A616247" w14:textId="77777777" w:rsidR="00027871" w:rsidRDefault="00000000">
            <w:pPr>
              <w:spacing w:line="240" w:lineRule="auto"/>
              <w:jc w:val="both"/>
              <w:rPr>
                <w:sz w:val="28"/>
                <w:szCs w:val="28"/>
              </w:rPr>
            </w:pPr>
            <w:r>
              <w:rPr>
                <w:sz w:val="28"/>
                <w:szCs w:val="28"/>
              </w:rPr>
              <w:t>Запит на склад</w:t>
            </w:r>
          </w:p>
        </w:tc>
        <w:tc>
          <w:tcPr>
            <w:tcW w:w="3930" w:type="dxa"/>
            <w:tcMar>
              <w:top w:w="100" w:type="dxa"/>
              <w:left w:w="100" w:type="dxa"/>
              <w:bottom w:w="100" w:type="dxa"/>
              <w:right w:w="100" w:type="dxa"/>
            </w:tcMar>
          </w:tcPr>
          <w:p w14:paraId="35043801" w14:textId="77777777" w:rsidR="00027871" w:rsidRDefault="00000000">
            <w:pPr>
              <w:widowControl w:val="0"/>
              <w:numPr>
                <w:ilvl w:val="0"/>
                <w:numId w:val="2"/>
              </w:numPr>
              <w:pBdr>
                <w:top w:val="nil"/>
                <w:left w:val="nil"/>
                <w:bottom w:val="nil"/>
                <w:right w:val="nil"/>
                <w:between w:val="nil"/>
              </w:pBdr>
              <w:spacing w:line="240" w:lineRule="auto"/>
              <w:jc w:val="both"/>
              <w:rPr>
                <w:sz w:val="28"/>
                <w:szCs w:val="28"/>
              </w:rPr>
            </w:pPr>
            <w:r>
              <w:rPr>
                <w:sz w:val="28"/>
                <w:szCs w:val="28"/>
              </w:rPr>
              <w:t>Додати як файл Специфікацію замовлення.</w:t>
            </w:r>
          </w:p>
          <w:p w14:paraId="7DE53BA7" w14:textId="77777777" w:rsidR="00027871" w:rsidRDefault="00000000">
            <w:pPr>
              <w:widowControl w:val="0"/>
              <w:numPr>
                <w:ilvl w:val="0"/>
                <w:numId w:val="2"/>
              </w:numPr>
              <w:pBdr>
                <w:top w:val="nil"/>
                <w:left w:val="nil"/>
                <w:bottom w:val="nil"/>
                <w:right w:val="nil"/>
                <w:between w:val="nil"/>
              </w:pBdr>
              <w:spacing w:line="240" w:lineRule="auto"/>
              <w:jc w:val="both"/>
              <w:rPr>
                <w:sz w:val="28"/>
                <w:szCs w:val="28"/>
              </w:rPr>
            </w:pPr>
            <w:r>
              <w:rPr>
                <w:sz w:val="28"/>
                <w:szCs w:val="28"/>
              </w:rPr>
              <w:t xml:space="preserve">Користувач може вибрати цей файл з уже існуючих в системі або ж ми можемо додавати файл Специфікація як типовий (даний по дефолту) у всіх запитах. </w:t>
            </w:r>
          </w:p>
          <w:p w14:paraId="5E2E65D6" w14:textId="77777777" w:rsidR="00027871" w:rsidRDefault="00000000">
            <w:pPr>
              <w:widowControl w:val="0"/>
              <w:numPr>
                <w:ilvl w:val="0"/>
                <w:numId w:val="2"/>
              </w:numPr>
              <w:pBdr>
                <w:top w:val="nil"/>
                <w:left w:val="nil"/>
                <w:bottom w:val="nil"/>
                <w:right w:val="nil"/>
                <w:between w:val="nil"/>
              </w:pBdr>
              <w:spacing w:line="240" w:lineRule="auto"/>
              <w:jc w:val="both"/>
              <w:rPr>
                <w:sz w:val="28"/>
                <w:szCs w:val="28"/>
              </w:rPr>
            </w:pPr>
            <w:r>
              <w:rPr>
                <w:sz w:val="28"/>
                <w:szCs w:val="28"/>
              </w:rPr>
              <w:t>Додати опис запиту - текстове поле де можна вказати вказати що потребується від складу - наприклад які і скільки з потрібних матеріалів є в наявності</w:t>
            </w:r>
          </w:p>
          <w:p w14:paraId="3505996F" w14:textId="77777777" w:rsidR="00027871" w:rsidRDefault="00000000">
            <w:pPr>
              <w:widowControl w:val="0"/>
              <w:numPr>
                <w:ilvl w:val="0"/>
                <w:numId w:val="2"/>
              </w:numPr>
              <w:pBdr>
                <w:top w:val="nil"/>
                <w:left w:val="nil"/>
                <w:bottom w:val="nil"/>
                <w:right w:val="nil"/>
                <w:between w:val="nil"/>
              </w:pBdr>
              <w:spacing w:line="240" w:lineRule="auto"/>
              <w:jc w:val="both"/>
              <w:rPr>
                <w:sz w:val="28"/>
                <w:szCs w:val="28"/>
              </w:rPr>
            </w:pPr>
            <w:r>
              <w:rPr>
                <w:sz w:val="28"/>
                <w:szCs w:val="28"/>
              </w:rPr>
              <w:t xml:space="preserve">Окремо вказати які матеріали та </w:t>
            </w:r>
            <w:r>
              <w:rPr>
                <w:sz w:val="28"/>
                <w:szCs w:val="28"/>
              </w:rPr>
              <w:lastRenderedPageBreak/>
              <w:t>фурнітура потрібна + яка к-ть</w:t>
            </w:r>
          </w:p>
          <w:p w14:paraId="32DC173C" w14:textId="77777777" w:rsidR="00027871" w:rsidRDefault="00000000">
            <w:pPr>
              <w:widowControl w:val="0"/>
              <w:numPr>
                <w:ilvl w:val="0"/>
                <w:numId w:val="2"/>
              </w:numPr>
              <w:pBdr>
                <w:top w:val="nil"/>
                <w:left w:val="nil"/>
                <w:bottom w:val="nil"/>
                <w:right w:val="nil"/>
                <w:between w:val="nil"/>
              </w:pBdr>
              <w:spacing w:line="240" w:lineRule="auto"/>
              <w:jc w:val="both"/>
              <w:rPr>
                <w:sz w:val="32"/>
                <w:szCs w:val="32"/>
              </w:rPr>
            </w:pPr>
            <w:r>
              <w:rPr>
                <w:sz w:val="28"/>
                <w:szCs w:val="28"/>
              </w:rPr>
              <w:t>Вказати дату до якої має бути надано відповідь на запит (свого роду дедлайн відповіді)</w:t>
            </w:r>
          </w:p>
        </w:tc>
        <w:tc>
          <w:tcPr>
            <w:tcW w:w="3945" w:type="dxa"/>
            <w:tcMar>
              <w:top w:w="100" w:type="dxa"/>
              <w:left w:w="100" w:type="dxa"/>
              <w:bottom w:w="100" w:type="dxa"/>
              <w:right w:w="100" w:type="dxa"/>
            </w:tcMar>
          </w:tcPr>
          <w:p w14:paraId="40741F74" w14:textId="77777777" w:rsidR="00027871" w:rsidRDefault="00000000">
            <w:pPr>
              <w:widowControl w:val="0"/>
              <w:pBdr>
                <w:top w:val="nil"/>
                <w:left w:val="nil"/>
                <w:bottom w:val="nil"/>
                <w:right w:val="nil"/>
                <w:between w:val="nil"/>
              </w:pBdr>
              <w:spacing w:line="240" w:lineRule="auto"/>
              <w:jc w:val="both"/>
              <w:rPr>
                <w:sz w:val="28"/>
                <w:szCs w:val="28"/>
              </w:rPr>
            </w:pPr>
            <w:r>
              <w:rPr>
                <w:sz w:val="28"/>
                <w:szCs w:val="28"/>
              </w:rPr>
              <w:lastRenderedPageBreak/>
              <w:t>Звіт, який має містити наступні дані:</w:t>
            </w:r>
          </w:p>
          <w:p w14:paraId="41E789FF" w14:textId="77777777" w:rsidR="00027871" w:rsidRDefault="00000000">
            <w:pPr>
              <w:widowControl w:val="0"/>
              <w:numPr>
                <w:ilvl w:val="0"/>
                <w:numId w:val="13"/>
              </w:numPr>
              <w:pBdr>
                <w:top w:val="nil"/>
                <w:left w:val="nil"/>
                <w:bottom w:val="nil"/>
                <w:right w:val="nil"/>
                <w:between w:val="nil"/>
              </w:pBdr>
              <w:spacing w:line="240" w:lineRule="auto"/>
              <w:jc w:val="both"/>
              <w:rPr>
                <w:sz w:val="28"/>
                <w:szCs w:val="28"/>
              </w:rPr>
            </w:pPr>
            <w:r>
              <w:rPr>
                <w:sz w:val="28"/>
                <w:szCs w:val="28"/>
              </w:rPr>
              <w:t>Перелік матеріалів які необхідні для виконання замовлення і їхня кількість</w:t>
            </w:r>
          </w:p>
          <w:p w14:paraId="6AA5C1D8" w14:textId="77777777" w:rsidR="00027871" w:rsidRDefault="00000000">
            <w:pPr>
              <w:widowControl w:val="0"/>
              <w:numPr>
                <w:ilvl w:val="0"/>
                <w:numId w:val="13"/>
              </w:numPr>
              <w:pBdr>
                <w:top w:val="nil"/>
                <w:left w:val="nil"/>
                <w:bottom w:val="nil"/>
                <w:right w:val="nil"/>
                <w:between w:val="nil"/>
              </w:pBdr>
              <w:spacing w:line="240" w:lineRule="auto"/>
              <w:jc w:val="both"/>
              <w:rPr>
                <w:sz w:val="28"/>
                <w:szCs w:val="28"/>
              </w:rPr>
            </w:pPr>
            <w:r>
              <w:rPr>
                <w:sz w:val="28"/>
                <w:szCs w:val="28"/>
              </w:rPr>
              <w:t>Відмітка є/немає в наявності на складі щодо кожного матеріалу</w:t>
            </w:r>
          </w:p>
          <w:p w14:paraId="740A5CDF" w14:textId="77777777" w:rsidR="00027871" w:rsidRDefault="00000000">
            <w:pPr>
              <w:widowControl w:val="0"/>
              <w:numPr>
                <w:ilvl w:val="0"/>
                <w:numId w:val="13"/>
              </w:numPr>
              <w:pBdr>
                <w:top w:val="nil"/>
                <w:left w:val="nil"/>
                <w:bottom w:val="nil"/>
                <w:right w:val="nil"/>
                <w:between w:val="nil"/>
              </w:pBdr>
              <w:spacing w:line="240" w:lineRule="auto"/>
              <w:jc w:val="both"/>
              <w:rPr>
                <w:sz w:val="28"/>
                <w:szCs w:val="28"/>
              </w:rPr>
            </w:pPr>
            <w:r>
              <w:rPr>
                <w:sz w:val="28"/>
                <w:szCs w:val="28"/>
              </w:rPr>
              <w:t>Артикули матеріалів, які використовуються на складі</w:t>
            </w:r>
          </w:p>
          <w:p w14:paraId="4C99DC4F" w14:textId="77777777" w:rsidR="00027871" w:rsidRDefault="00000000">
            <w:pPr>
              <w:widowControl w:val="0"/>
              <w:numPr>
                <w:ilvl w:val="0"/>
                <w:numId w:val="13"/>
              </w:numPr>
              <w:pBdr>
                <w:top w:val="nil"/>
                <w:left w:val="nil"/>
                <w:bottom w:val="nil"/>
                <w:right w:val="nil"/>
                <w:between w:val="nil"/>
              </w:pBdr>
              <w:spacing w:line="240" w:lineRule="auto"/>
              <w:jc w:val="both"/>
              <w:rPr>
                <w:sz w:val="28"/>
                <w:szCs w:val="28"/>
              </w:rPr>
            </w:pPr>
            <w:r>
              <w:rPr>
                <w:sz w:val="28"/>
                <w:szCs w:val="28"/>
              </w:rPr>
              <w:t>Кількість одиниць/метрів для матеріалів в наявності</w:t>
            </w:r>
          </w:p>
          <w:p w14:paraId="45A5A1EF" w14:textId="77777777" w:rsidR="00027871" w:rsidRDefault="00000000">
            <w:pPr>
              <w:widowControl w:val="0"/>
              <w:numPr>
                <w:ilvl w:val="0"/>
                <w:numId w:val="13"/>
              </w:numPr>
              <w:pBdr>
                <w:top w:val="nil"/>
                <w:left w:val="nil"/>
                <w:bottom w:val="nil"/>
                <w:right w:val="nil"/>
                <w:between w:val="nil"/>
              </w:pBdr>
              <w:spacing w:line="240" w:lineRule="auto"/>
              <w:jc w:val="both"/>
              <w:rPr>
                <w:sz w:val="28"/>
                <w:szCs w:val="28"/>
              </w:rPr>
            </w:pPr>
            <w:r>
              <w:rPr>
                <w:sz w:val="28"/>
                <w:szCs w:val="28"/>
              </w:rPr>
              <w:t xml:space="preserve">Ціна по якій закуповували наявні матеріали: </w:t>
            </w:r>
          </w:p>
          <w:p w14:paraId="7E42227D" w14:textId="77777777" w:rsidR="00027871" w:rsidRDefault="00000000">
            <w:pPr>
              <w:widowControl w:val="0"/>
              <w:numPr>
                <w:ilvl w:val="1"/>
                <w:numId w:val="13"/>
              </w:numPr>
              <w:pBdr>
                <w:top w:val="nil"/>
                <w:left w:val="nil"/>
                <w:bottom w:val="nil"/>
                <w:right w:val="nil"/>
                <w:between w:val="nil"/>
              </w:pBdr>
              <w:spacing w:line="240" w:lineRule="auto"/>
              <w:jc w:val="both"/>
              <w:rPr>
                <w:sz w:val="28"/>
                <w:szCs w:val="28"/>
              </w:rPr>
            </w:pPr>
            <w:r>
              <w:rPr>
                <w:sz w:val="28"/>
                <w:szCs w:val="28"/>
              </w:rPr>
              <w:t>За одиницю</w:t>
            </w:r>
          </w:p>
          <w:p w14:paraId="4A321F5A" w14:textId="77777777" w:rsidR="00027871" w:rsidRDefault="00000000">
            <w:pPr>
              <w:widowControl w:val="0"/>
              <w:numPr>
                <w:ilvl w:val="1"/>
                <w:numId w:val="13"/>
              </w:numPr>
              <w:pBdr>
                <w:top w:val="nil"/>
                <w:left w:val="nil"/>
                <w:bottom w:val="nil"/>
                <w:right w:val="nil"/>
                <w:between w:val="nil"/>
              </w:pBdr>
              <w:spacing w:line="240" w:lineRule="auto"/>
              <w:jc w:val="both"/>
              <w:rPr>
                <w:sz w:val="28"/>
                <w:szCs w:val="28"/>
              </w:rPr>
            </w:pPr>
            <w:r>
              <w:rPr>
                <w:sz w:val="28"/>
                <w:szCs w:val="28"/>
              </w:rPr>
              <w:t xml:space="preserve">За весь матеріал з цим артикулом </w:t>
            </w:r>
            <w:r>
              <w:rPr>
                <w:sz w:val="28"/>
                <w:szCs w:val="28"/>
              </w:rPr>
              <w:lastRenderedPageBreak/>
              <w:t>в наявності</w:t>
            </w:r>
          </w:p>
          <w:p w14:paraId="7FE9A8F7" w14:textId="77777777" w:rsidR="00027871" w:rsidRDefault="00000000">
            <w:pPr>
              <w:widowControl w:val="0"/>
              <w:pBdr>
                <w:top w:val="nil"/>
                <w:left w:val="nil"/>
                <w:bottom w:val="nil"/>
                <w:right w:val="nil"/>
                <w:between w:val="nil"/>
              </w:pBdr>
              <w:spacing w:line="240" w:lineRule="auto"/>
              <w:jc w:val="both"/>
              <w:rPr>
                <w:sz w:val="28"/>
                <w:szCs w:val="28"/>
              </w:rPr>
            </w:pPr>
            <w:hyperlink w:anchor="_yiz1nk4bvp04">
              <w:r>
                <w:rPr>
                  <w:color w:val="1155CC"/>
                  <w:sz w:val="28"/>
                  <w:szCs w:val="28"/>
                  <w:u w:val="single"/>
                </w:rPr>
                <w:t>Детальніше тут</w:t>
              </w:r>
            </w:hyperlink>
          </w:p>
        </w:tc>
      </w:tr>
      <w:tr w:rsidR="00027871" w14:paraId="2F1790D3" w14:textId="77777777">
        <w:tc>
          <w:tcPr>
            <w:tcW w:w="1485" w:type="dxa"/>
            <w:tcMar>
              <w:top w:w="100" w:type="dxa"/>
              <w:left w:w="100" w:type="dxa"/>
              <w:bottom w:w="100" w:type="dxa"/>
              <w:right w:w="100" w:type="dxa"/>
            </w:tcMar>
          </w:tcPr>
          <w:p w14:paraId="317873EB" w14:textId="77777777" w:rsidR="00027871" w:rsidRDefault="00000000">
            <w:pPr>
              <w:widowControl w:val="0"/>
              <w:pBdr>
                <w:top w:val="nil"/>
                <w:left w:val="nil"/>
                <w:bottom w:val="nil"/>
                <w:right w:val="nil"/>
                <w:between w:val="nil"/>
              </w:pBdr>
              <w:spacing w:line="240" w:lineRule="auto"/>
              <w:jc w:val="both"/>
              <w:rPr>
                <w:sz w:val="28"/>
                <w:szCs w:val="28"/>
              </w:rPr>
            </w:pPr>
            <w:r>
              <w:rPr>
                <w:sz w:val="28"/>
                <w:szCs w:val="28"/>
              </w:rPr>
              <w:lastRenderedPageBreak/>
              <w:t>Запит на лекала</w:t>
            </w:r>
          </w:p>
        </w:tc>
        <w:tc>
          <w:tcPr>
            <w:tcW w:w="3930" w:type="dxa"/>
            <w:tcMar>
              <w:top w:w="100" w:type="dxa"/>
              <w:left w:w="100" w:type="dxa"/>
              <w:bottom w:w="100" w:type="dxa"/>
              <w:right w:w="100" w:type="dxa"/>
            </w:tcMar>
          </w:tcPr>
          <w:p w14:paraId="7503CD0B" w14:textId="77777777" w:rsidR="00027871" w:rsidRDefault="00000000">
            <w:pPr>
              <w:widowControl w:val="0"/>
              <w:numPr>
                <w:ilvl w:val="0"/>
                <w:numId w:val="9"/>
              </w:numPr>
              <w:pBdr>
                <w:top w:val="nil"/>
                <w:left w:val="nil"/>
                <w:bottom w:val="nil"/>
                <w:right w:val="nil"/>
                <w:between w:val="nil"/>
              </w:pBdr>
              <w:spacing w:line="240" w:lineRule="auto"/>
              <w:jc w:val="both"/>
              <w:rPr>
                <w:sz w:val="28"/>
                <w:szCs w:val="28"/>
              </w:rPr>
            </w:pPr>
            <w:r>
              <w:rPr>
                <w:sz w:val="28"/>
                <w:szCs w:val="28"/>
              </w:rPr>
              <w:t>Назва запиту - Запит на лекала для пробних зразків</w:t>
            </w:r>
          </w:p>
          <w:p w14:paraId="2DDE148F" w14:textId="77777777" w:rsidR="00027871" w:rsidRDefault="00000000">
            <w:pPr>
              <w:widowControl w:val="0"/>
              <w:numPr>
                <w:ilvl w:val="0"/>
                <w:numId w:val="9"/>
              </w:numPr>
              <w:pBdr>
                <w:top w:val="nil"/>
                <w:left w:val="nil"/>
                <w:bottom w:val="nil"/>
                <w:right w:val="nil"/>
                <w:between w:val="nil"/>
              </w:pBdr>
              <w:spacing w:line="240" w:lineRule="auto"/>
              <w:jc w:val="both"/>
              <w:rPr>
                <w:sz w:val="28"/>
                <w:szCs w:val="28"/>
              </w:rPr>
            </w:pPr>
            <w:r>
              <w:rPr>
                <w:sz w:val="28"/>
                <w:szCs w:val="28"/>
              </w:rPr>
              <w:t>Додати документ/файл Специфікації</w:t>
            </w:r>
          </w:p>
          <w:p w14:paraId="3BC78BA4" w14:textId="77777777" w:rsidR="00027871" w:rsidRDefault="00000000">
            <w:pPr>
              <w:widowControl w:val="0"/>
              <w:numPr>
                <w:ilvl w:val="0"/>
                <w:numId w:val="9"/>
              </w:numPr>
              <w:pBdr>
                <w:top w:val="nil"/>
                <w:left w:val="nil"/>
                <w:bottom w:val="nil"/>
                <w:right w:val="nil"/>
                <w:between w:val="nil"/>
              </w:pBdr>
              <w:spacing w:line="240" w:lineRule="auto"/>
              <w:jc w:val="both"/>
              <w:rPr>
                <w:sz w:val="28"/>
                <w:szCs w:val="28"/>
              </w:rPr>
            </w:pPr>
            <w:r>
              <w:rPr>
                <w:sz w:val="28"/>
                <w:szCs w:val="28"/>
              </w:rPr>
              <w:t>Вказати дату виконання - надання відповіді по цьому запиту</w:t>
            </w:r>
          </w:p>
          <w:p w14:paraId="7144D650" w14:textId="77777777" w:rsidR="00027871" w:rsidRDefault="00000000">
            <w:pPr>
              <w:widowControl w:val="0"/>
              <w:numPr>
                <w:ilvl w:val="0"/>
                <w:numId w:val="9"/>
              </w:numPr>
              <w:pBdr>
                <w:top w:val="nil"/>
                <w:left w:val="nil"/>
                <w:bottom w:val="nil"/>
                <w:right w:val="nil"/>
                <w:between w:val="nil"/>
              </w:pBdr>
              <w:spacing w:line="240" w:lineRule="auto"/>
              <w:jc w:val="both"/>
              <w:rPr>
                <w:sz w:val="28"/>
                <w:szCs w:val="28"/>
              </w:rPr>
            </w:pPr>
            <w:r>
              <w:rPr>
                <w:sz w:val="28"/>
                <w:szCs w:val="28"/>
              </w:rPr>
              <w:t>Опис запиту -  текстове повідомлення де вказано суть запиту - чи є такі лекала, чи потрібно замовити/виготовити</w:t>
            </w:r>
          </w:p>
        </w:tc>
        <w:tc>
          <w:tcPr>
            <w:tcW w:w="3945" w:type="dxa"/>
            <w:tcMar>
              <w:top w:w="100" w:type="dxa"/>
              <w:left w:w="100" w:type="dxa"/>
              <w:bottom w:w="100" w:type="dxa"/>
              <w:right w:w="100" w:type="dxa"/>
            </w:tcMar>
          </w:tcPr>
          <w:p w14:paraId="78DE9CB1" w14:textId="77777777" w:rsidR="00027871" w:rsidRDefault="00000000">
            <w:pPr>
              <w:widowControl w:val="0"/>
              <w:pBdr>
                <w:top w:val="nil"/>
                <w:left w:val="nil"/>
                <w:bottom w:val="nil"/>
                <w:right w:val="nil"/>
                <w:between w:val="nil"/>
              </w:pBdr>
              <w:spacing w:line="240" w:lineRule="auto"/>
              <w:jc w:val="both"/>
              <w:rPr>
                <w:sz w:val="28"/>
                <w:szCs w:val="28"/>
              </w:rPr>
            </w:pPr>
            <w:r>
              <w:rPr>
                <w:sz w:val="28"/>
                <w:szCs w:val="28"/>
              </w:rPr>
              <w:t>Відповідь по лекалах:</w:t>
            </w:r>
          </w:p>
          <w:p w14:paraId="0F2E2638" w14:textId="77777777" w:rsidR="00027871" w:rsidRDefault="00000000">
            <w:pPr>
              <w:widowControl w:val="0"/>
              <w:numPr>
                <w:ilvl w:val="0"/>
                <w:numId w:val="15"/>
              </w:numPr>
              <w:pBdr>
                <w:top w:val="nil"/>
                <w:left w:val="nil"/>
                <w:bottom w:val="nil"/>
                <w:right w:val="nil"/>
                <w:between w:val="nil"/>
              </w:pBdr>
              <w:spacing w:line="240" w:lineRule="auto"/>
              <w:jc w:val="both"/>
              <w:rPr>
                <w:sz w:val="28"/>
                <w:szCs w:val="28"/>
              </w:rPr>
            </w:pPr>
            <w:r>
              <w:rPr>
                <w:sz w:val="28"/>
                <w:szCs w:val="28"/>
              </w:rPr>
              <w:t>Чи є потрібні лекала (файли) в наявності (Є/Немає)</w:t>
            </w:r>
          </w:p>
          <w:p w14:paraId="787CE5D1" w14:textId="77777777" w:rsidR="00027871" w:rsidRDefault="00000000">
            <w:pPr>
              <w:widowControl w:val="0"/>
              <w:numPr>
                <w:ilvl w:val="0"/>
                <w:numId w:val="15"/>
              </w:numPr>
              <w:pBdr>
                <w:top w:val="nil"/>
                <w:left w:val="nil"/>
                <w:bottom w:val="nil"/>
                <w:right w:val="nil"/>
                <w:between w:val="nil"/>
              </w:pBdr>
              <w:spacing w:line="240" w:lineRule="auto"/>
              <w:jc w:val="both"/>
              <w:rPr>
                <w:sz w:val="28"/>
                <w:szCs w:val="28"/>
              </w:rPr>
            </w:pPr>
            <w:r>
              <w:rPr>
                <w:sz w:val="28"/>
                <w:szCs w:val="28"/>
              </w:rPr>
              <w:t>В яких розмірах наявні лекала</w:t>
            </w:r>
          </w:p>
          <w:p w14:paraId="6A897AF5" w14:textId="77777777" w:rsidR="00027871" w:rsidRDefault="00000000">
            <w:pPr>
              <w:widowControl w:val="0"/>
              <w:numPr>
                <w:ilvl w:val="0"/>
                <w:numId w:val="15"/>
              </w:numPr>
              <w:pBdr>
                <w:top w:val="nil"/>
                <w:left w:val="nil"/>
                <w:bottom w:val="nil"/>
                <w:right w:val="nil"/>
                <w:between w:val="nil"/>
              </w:pBdr>
              <w:spacing w:line="240" w:lineRule="auto"/>
              <w:jc w:val="both"/>
              <w:rPr>
                <w:sz w:val="28"/>
                <w:szCs w:val="28"/>
              </w:rPr>
            </w:pPr>
            <w:r>
              <w:rPr>
                <w:sz w:val="28"/>
                <w:szCs w:val="28"/>
              </w:rPr>
              <w:t>Посилання на файли лекал</w:t>
            </w:r>
          </w:p>
          <w:p w14:paraId="373F08E8" w14:textId="77777777" w:rsidR="00027871" w:rsidRDefault="00027871">
            <w:pPr>
              <w:widowControl w:val="0"/>
              <w:pBdr>
                <w:top w:val="nil"/>
                <w:left w:val="nil"/>
                <w:bottom w:val="nil"/>
                <w:right w:val="nil"/>
                <w:between w:val="nil"/>
              </w:pBdr>
              <w:spacing w:line="240" w:lineRule="auto"/>
              <w:jc w:val="both"/>
              <w:rPr>
                <w:sz w:val="28"/>
                <w:szCs w:val="28"/>
              </w:rPr>
            </w:pPr>
          </w:p>
          <w:p w14:paraId="08458872" w14:textId="77777777" w:rsidR="00027871" w:rsidRDefault="00000000">
            <w:pPr>
              <w:widowControl w:val="0"/>
              <w:pBdr>
                <w:top w:val="nil"/>
                <w:left w:val="nil"/>
                <w:bottom w:val="nil"/>
                <w:right w:val="nil"/>
                <w:between w:val="nil"/>
              </w:pBdr>
              <w:spacing w:line="240" w:lineRule="auto"/>
              <w:jc w:val="both"/>
              <w:rPr>
                <w:sz w:val="28"/>
                <w:szCs w:val="28"/>
              </w:rPr>
            </w:pPr>
            <w:r>
              <w:rPr>
                <w:sz w:val="28"/>
                <w:szCs w:val="28"/>
              </w:rPr>
              <w:t>У випадку якщо потрібних лекал взагалі немає - створити Запит на розробку лекал</w:t>
            </w:r>
          </w:p>
          <w:p w14:paraId="6E9040EC" w14:textId="77777777" w:rsidR="00027871" w:rsidRDefault="00000000">
            <w:pPr>
              <w:jc w:val="both"/>
              <w:rPr>
                <w:sz w:val="28"/>
                <w:szCs w:val="28"/>
              </w:rPr>
            </w:pPr>
            <w:hyperlink w:anchor="_fupr0atilzr7">
              <w:r>
                <w:rPr>
                  <w:color w:val="1155CC"/>
                  <w:sz w:val="28"/>
                  <w:szCs w:val="28"/>
                  <w:u w:val="single"/>
                </w:rPr>
                <w:t>Детальніше тут</w:t>
              </w:r>
            </w:hyperlink>
          </w:p>
        </w:tc>
      </w:tr>
      <w:tr w:rsidR="00027871" w14:paraId="0A282085" w14:textId="77777777">
        <w:tc>
          <w:tcPr>
            <w:tcW w:w="1485" w:type="dxa"/>
            <w:tcMar>
              <w:top w:w="100" w:type="dxa"/>
              <w:left w:w="100" w:type="dxa"/>
              <w:bottom w:w="100" w:type="dxa"/>
              <w:right w:w="100" w:type="dxa"/>
            </w:tcMar>
          </w:tcPr>
          <w:p w14:paraId="361BC87E" w14:textId="77777777" w:rsidR="00027871" w:rsidRDefault="00000000">
            <w:pPr>
              <w:widowControl w:val="0"/>
              <w:pBdr>
                <w:top w:val="nil"/>
                <w:left w:val="nil"/>
                <w:bottom w:val="nil"/>
                <w:right w:val="nil"/>
                <w:between w:val="nil"/>
              </w:pBdr>
              <w:spacing w:line="240" w:lineRule="auto"/>
              <w:jc w:val="both"/>
              <w:rPr>
                <w:sz w:val="28"/>
                <w:szCs w:val="28"/>
              </w:rPr>
            </w:pPr>
            <w:r>
              <w:rPr>
                <w:sz w:val="28"/>
                <w:szCs w:val="28"/>
              </w:rPr>
              <w:t>Запит на прорахунок</w:t>
            </w:r>
          </w:p>
        </w:tc>
        <w:tc>
          <w:tcPr>
            <w:tcW w:w="3930" w:type="dxa"/>
            <w:tcMar>
              <w:top w:w="100" w:type="dxa"/>
              <w:left w:w="100" w:type="dxa"/>
              <w:bottom w:w="100" w:type="dxa"/>
              <w:right w:w="100" w:type="dxa"/>
            </w:tcMar>
          </w:tcPr>
          <w:p w14:paraId="62E75B72" w14:textId="77777777" w:rsidR="00027871" w:rsidRDefault="00000000">
            <w:pPr>
              <w:widowControl w:val="0"/>
              <w:numPr>
                <w:ilvl w:val="0"/>
                <w:numId w:val="9"/>
              </w:numPr>
              <w:spacing w:line="240" w:lineRule="auto"/>
              <w:jc w:val="both"/>
              <w:rPr>
                <w:sz w:val="28"/>
                <w:szCs w:val="28"/>
              </w:rPr>
            </w:pPr>
            <w:r>
              <w:rPr>
                <w:sz w:val="28"/>
                <w:szCs w:val="28"/>
              </w:rPr>
              <w:t xml:space="preserve">Назва запиту - Запит на прорахунок </w:t>
            </w:r>
          </w:p>
          <w:p w14:paraId="60ABFDCD" w14:textId="77777777" w:rsidR="00027871" w:rsidRDefault="00000000">
            <w:pPr>
              <w:widowControl w:val="0"/>
              <w:numPr>
                <w:ilvl w:val="0"/>
                <w:numId w:val="9"/>
              </w:numPr>
              <w:spacing w:line="240" w:lineRule="auto"/>
              <w:jc w:val="both"/>
              <w:rPr>
                <w:sz w:val="28"/>
                <w:szCs w:val="28"/>
              </w:rPr>
            </w:pPr>
            <w:r>
              <w:rPr>
                <w:sz w:val="28"/>
                <w:szCs w:val="28"/>
              </w:rPr>
              <w:t>Додати документ/файл Специфікації</w:t>
            </w:r>
          </w:p>
          <w:p w14:paraId="41349610" w14:textId="77777777" w:rsidR="00027871" w:rsidRDefault="00000000">
            <w:pPr>
              <w:widowControl w:val="0"/>
              <w:numPr>
                <w:ilvl w:val="0"/>
                <w:numId w:val="9"/>
              </w:numPr>
              <w:spacing w:line="240" w:lineRule="auto"/>
              <w:jc w:val="both"/>
              <w:rPr>
                <w:sz w:val="28"/>
                <w:szCs w:val="28"/>
              </w:rPr>
            </w:pPr>
            <w:r>
              <w:rPr>
                <w:sz w:val="28"/>
                <w:szCs w:val="28"/>
              </w:rPr>
              <w:t>Додати файл Калькуляції - файл може бути без даних - суто як зразок котрий заповнить інший учасник - Технолог наприклад</w:t>
            </w:r>
          </w:p>
          <w:p w14:paraId="196DAF91" w14:textId="77777777" w:rsidR="00027871" w:rsidRDefault="00000000">
            <w:pPr>
              <w:widowControl w:val="0"/>
              <w:numPr>
                <w:ilvl w:val="0"/>
                <w:numId w:val="9"/>
              </w:numPr>
              <w:spacing w:line="240" w:lineRule="auto"/>
              <w:jc w:val="both"/>
              <w:rPr>
                <w:sz w:val="28"/>
                <w:szCs w:val="28"/>
              </w:rPr>
            </w:pPr>
            <w:r>
              <w:rPr>
                <w:sz w:val="28"/>
                <w:szCs w:val="28"/>
              </w:rPr>
              <w:t>Вказати дату виконання - надання відповіді по цьому запиту</w:t>
            </w:r>
          </w:p>
          <w:p w14:paraId="1FF519A8" w14:textId="77777777" w:rsidR="00027871" w:rsidRDefault="00000000">
            <w:pPr>
              <w:widowControl w:val="0"/>
              <w:numPr>
                <w:ilvl w:val="0"/>
                <w:numId w:val="9"/>
              </w:numPr>
              <w:spacing w:line="240" w:lineRule="auto"/>
              <w:jc w:val="both"/>
              <w:rPr>
                <w:sz w:val="28"/>
                <w:szCs w:val="28"/>
              </w:rPr>
            </w:pPr>
            <w:r>
              <w:rPr>
                <w:sz w:val="28"/>
                <w:szCs w:val="28"/>
              </w:rPr>
              <w:t xml:space="preserve">Опис запиту -  текстове </w:t>
            </w:r>
            <w:r>
              <w:rPr>
                <w:sz w:val="28"/>
                <w:szCs w:val="28"/>
              </w:rPr>
              <w:lastRenderedPageBreak/>
              <w:t>повідомлення де вказано суть запиту або ж можлива інструкція до виконання</w:t>
            </w:r>
          </w:p>
        </w:tc>
        <w:tc>
          <w:tcPr>
            <w:tcW w:w="3945" w:type="dxa"/>
            <w:tcMar>
              <w:top w:w="100" w:type="dxa"/>
              <w:left w:w="100" w:type="dxa"/>
              <w:bottom w:w="100" w:type="dxa"/>
              <w:right w:w="100" w:type="dxa"/>
            </w:tcMar>
          </w:tcPr>
          <w:p w14:paraId="18E5FC8E" w14:textId="77777777" w:rsidR="00027871" w:rsidRDefault="00000000">
            <w:pPr>
              <w:widowControl w:val="0"/>
              <w:pBdr>
                <w:top w:val="nil"/>
                <w:left w:val="nil"/>
                <w:bottom w:val="nil"/>
                <w:right w:val="nil"/>
                <w:between w:val="nil"/>
              </w:pBdr>
              <w:spacing w:line="240" w:lineRule="auto"/>
              <w:jc w:val="both"/>
              <w:rPr>
                <w:sz w:val="28"/>
                <w:szCs w:val="28"/>
              </w:rPr>
            </w:pPr>
            <w:r>
              <w:rPr>
                <w:sz w:val="28"/>
                <w:szCs w:val="28"/>
              </w:rPr>
              <w:lastRenderedPageBreak/>
              <w:t>Калькуляція виробу - файл</w:t>
            </w:r>
          </w:p>
          <w:p w14:paraId="4A1681BE" w14:textId="77777777" w:rsidR="00027871" w:rsidRDefault="00000000">
            <w:pPr>
              <w:widowControl w:val="0"/>
              <w:pBdr>
                <w:top w:val="nil"/>
                <w:left w:val="nil"/>
                <w:bottom w:val="nil"/>
                <w:right w:val="nil"/>
                <w:between w:val="nil"/>
              </w:pBdr>
              <w:spacing w:line="240" w:lineRule="auto"/>
              <w:jc w:val="both"/>
              <w:rPr>
                <w:sz w:val="28"/>
                <w:szCs w:val="28"/>
              </w:rPr>
            </w:pPr>
            <w:r>
              <w:rPr>
                <w:sz w:val="28"/>
                <w:szCs w:val="28"/>
              </w:rPr>
              <w:t xml:space="preserve">Детальніше - </w:t>
            </w:r>
            <w:hyperlink w:anchor="_w7cww74snuhn">
              <w:r>
                <w:rPr>
                  <w:color w:val="1155CC"/>
                  <w:sz w:val="28"/>
                  <w:szCs w:val="28"/>
                  <w:u w:val="single"/>
                </w:rPr>
                <w:t>розділ Калькуляції</w:t>
              </w:r>
            </w:hyperlink>
          </w:p>
          <w:p w14:paraId="5C7C2BAA" w14:textId="77777777" w:rsidR="00027871" w:rsidRDefault="00027871">
            <w:pPr>
              <w:widowControl w:val="0"/>
              <w:pBdr>
                <w:top w:val="nil"/>
                <w:left w:val="nil"/>
                <w:bottom w:val="nil"/>
                <w:right w:val="nil"/>
                <w:between w:val="nil"/>
              </w:pBdr>
              <w:spacing w:line="240" w:lineRule="auto"/>
              <w:jc w:val="both"/>
              <w:rPr>
                <w:sz w:val="28"/>
                <w:szCs w:val="28"/>
              </w:rPr>
            </w:pPr>
          </w:p>
          <w:p w14:paraId="22A40A34" w14:textId="77777777" w:rsidR="00027871" w:rsidRDefault="00000000">
            <w:pPr>
              <w:jc w:val="both"/>
              <w:rPr>
                <w:sz w:val="28"/>
                <w:szCs w:val="28"/>
              </w:rPr>
            </w:pPr>
            <w:hyperlink w:anchor="_2vh7bv9pg7ws">
              <w:r>
                <w:rPr>
                  <w:color w:val="1155CC"/>
                  <w:sz w:val="28"/>
                  <w:szCs w:val="28"/>
                  <w:u w:val="single"/>
                </w:rPr>
                <w:t>Детальніше тут</w:t>
              </w:r>
            </w:hyperlink>
          </w:p>
        </w:tc>
      </w:tr>
      <w:tr w:rsidR="00027871" w14:paraId="0CB52A35" w14:textId="77777777">
        <w:tc>
          <w:tcPr>
            <w:tcW w:w="1485" w:type="dxa"/>
            <w:tcMar>
              <w:top w:w="100" w:type="dxa"/>
              <w:left w:w="100" w:type="dxa"/>
              <w:bottom w:w="100" w:type="dxa"/>
              <w:right w:w="100" w:type="dxa"/>
            </w:tcMar>
          </w:tcPr>
          <w:p w14:paraId="40744790" w14:textId="77777777" w:rsidR="00027871" w:rsidRDefault="00000000">
            <w:pPr>
              <w:widowControl w:val="0"/>
              <w:pBdr>
                <w:top w:val="nil"/>
                <w:left w:val="nil"/>
                <w:bottom w:val="nil"/>
                <w:right w:val="nil"/>
                <w:between w:val="nil"/>
              </w:pBdr>
              <w:spacing w:line="240" w:lineRule="auto"/>
              <w:jc w:val="both"/>
              <w:rPr>
                <w:sz w:val="28"/>
                <w:szCs w:val="28"/>
              </w:rPr>
            </w:pPr>
            <w:r>
              <w:rPr>
                <w:sz w:val="28"/>
                <w:szCs w:val="28"/>
              </w:rPr>
              <w:t>Запит на закупівлю</w:t>
            </w:r>
          </w:p>
        </w:tc>
        <w:tc>
          <w:tcPr>
            <w:tcW w:w="3930" w:type="dxa"/>
            <w:tcMar>
              <w:top w:w="100" w:type="dxa"/>
              <w:left w:w="100" w:type="dxa"/>
              <w:bottom w:w="100" w:type="dxa"/>
              <w:right w:w="100" w:type="dxa"/>
            </w:tcMar>
          </w:tcPr>
          <w:p w14:paraId="47EA3076" w14:textId="77777777" w:rsidR="00027871" w:rsidRDefault="00000000">
            <w:pPr>
              <w:widowControl w:val="0"/>
              <w:numPr>
                <w:ilvl w:val="0"/>
                <w:numId w:val="9"/>
              </w:numPr>
              <w:spacing w:line="240" w:lineRule="auto"/>
              <w:jc w:val="both"/>
              <w:rPr>
                <w:sz w:val="28"/>
                <w:szCs w:val="28"/>
              </w:rPr>
            </w:pPr>
            <w:r>
              <w:rPr>
                <w:sz w:val="28"/>
                <w:szCs w:val="28"/>
              </w:rPr>
              <w:t>Назва запиту - Запит на закупівлю</w:t>
            </w:r>
          </w:p>
          <w:p w14:paraId="7E51EDD7" w14:textId="77777777" w:rsidR="00027871" w:rsidRDefault="00000000">
            <w:pPr>
              <w:widowControl w:val="0"/>
              <w:numPr>
                <w:ilvl w:val="0"/>
                <w:numId w:val="9"/>
              </w:numPr>
              <w:spacing w:line="240" w:lineRule="auto"/>
              <w:jc w:val="both"/>
              <w:rPr>
                <w:sz w:val="28"/>
                <w:szCs w:val="28"/>
              </w:rPr>
            </w:pPr>
            <w:r>
              <w:rPr>
                <w:sz w:val="28"/>
                <w:szCs w:val="28"/>
              </w:rPr>
              <w:t>Додати документ/файл Специфікації</w:t>
            </w:r>
          </w:p>
          <w:p w14:paraId="281E3C2E" w14:textId="77777777" w:rsidR="00027871" w:rsidRDefault="00000000">
            <w:pPr>
              <w:widowControl w:val="0"/>
              <w:numPr>
                <w:ilvl w:val="0"/>
                <w:numId w:val="9"/>
              </w:numPr>
              <w:spacing w:line="240" w:lineRule="auto"/>
              <w:jc w:val="both"/>
              <w:rPr>
                <w:sz w:val="28"/>
                <w:szCs w:val="28"/>
              </w:rPr>
            </w:pPr>
            <w:r>
              <w:rPr>
                <w:sz w:val="28"/>
                <w:szCs w:val="28"/>
              </w:rPr>
              <w:t>Вказати дату виконання - надання відповіді по цьому запиту</w:t>
            </w:r>
          </w:p>
          <w:p w14:paraId="2AF779EB" w14:textId="77777777" w:rsidR="00027871" w:rsidRDefault="00000000">
            <w:pPr>
              <w:widowControl w:val="0"/>
              <w:numPr>
                <w:ilvl w:val="0"/>
                <w:numId w:val="9"/>
              </w:numPr>
              <w:spacing w:line="240" w:lineRule="auto"/>
              <w:jc w:val="both"/>
              <w:rPr>
                <w:sz w:val="28"/>
                <w:szCs w:val="28"/>
              </w:rPr>
            </w:pPr>
            <w:r>
              <w:rPr>
                <w:sz w:val="28"/>
                <w:szCs w:val="28"/>
              </w:rPr>
              <w:t>Опис запиту -  текстове повідомлення де вказано суть запиту або ж можлива інструкція до виконання</w:t>
            </w:r>
          </w:p>
          <w:p w14:paraId="730CF19A" w14:textId="77777777" w:rsidR="00027871" w:rsidRDefault="00000000">
            <w:pPr>
              <w:widowControl w:val="0"/>
              <w:numPr>
                <w:ilvl w:val="0"/>
                <w:numId w:val="9"/>
              </w:numPr>
              <w:spacing w:line="240" w:lineRule="auto"/>
              <w:jc w:val="both"/>
              <w:rPr>
                <w:sz w:val="28"/>
                <w:szCs w:val="28"/>
              </w:rPr>
            </w:pPr>
            <w:r>
              <w:rPr>
                <w:sz w:val="28"/>
                <w:szCs w:val="28"/>
              </w:rPr>
              <w:t>Перелік матеріалів та фурнітури яку треба закупити + кількості</w:t>
            </w:r>
          </w:p>
        </w:tc>
        <w:tc>
          <w:tcPr>
            <w:tcW w:w="3945" w:type="dxa"/>
            <w:tcMar>
              <w:top w:w="100" w:type="dxa"/>
              <w:left w:w="100" w:type="dxa"/>
              <w:bottom w:w="100" w:type="dxa"/>
              <w:right w:w="100" w:type="dxa"/>
            </w:tcMar>
          </w:tcPr>
          <w:p w14:paraId="529D9ADA" w14:textId="77777777" w:rsidR="00027871" w:rsidRDefault="00000000">
            <w:pPr>
              <w:widowControl w:val="0"/>
              <w:pBdr>
                <w:top w:val="nil"/>
                <w:left w:val="nil"/>
                <w:bottom w:val="nil"/>
                <w:right w:val="nil"/>
                <w:between w:val="nil"/>
              </w:pBdr>
              <w:spacing w:line="240" w:lineRule="auto"/>
              <w:jc w:val="both"/>
              <w:rPr>
                <w:sz w:val="28"/>
                <w:szCs w:val="28"/>
              </w:rPr>
            </w:pPr>
            <w:r>
              <w:rPr>
                <w:sz w:val="28"/>
                <w:szCs w:val="28"/>
              </w:rPr>
              <w:t xml:space="preserve">Відповідь по Закупівлі - створена і погоджена з директором (замдиректором) </w:t>
            </w:r>
            <w:hyperlink w:anchor="_4nr41z6z3ggx">
              <w:r>
                <w:rPr>
                  <w:color w:val="1155CC"/>
                  <w:sz w:val="28"/>
                  <w:szCs w:val="28"/>
                  <w:u w:val="single"/>
                </w:rPr>
                <w:t>Закупівля</w:t>
              </w:r>
            </w:hyperlink>
          </w:p>
          <w:p w14:paraId="034A8B6B" w14:textId="77777777" w:rsidR="00027871" w:rsidRDefault="00027871">
            <w:pPr>
              <w:widowControl w:val="0"/>
              <w:pBdr>
                <w:top w:val="nil"/>
                <w:left w:val="nil"/>
                <w:bottom w:val="nil"/>
                <w:right w:val="nil"/>
                <w:between w:val="nil"/>
              </w:pBdr>
              <w:spacing w:line="240" w:lineRule="auto"/>
              <w:jc w:val="both"/>
              <w:rPr>
                <w:sz w:val="28"/>
                <w:szCs w:val="28"/>
              </w:rPr>
            </w:pPr>
          </w:p>
          <w:p w14:paraId="5DD342C3" w14:textId="77777777" w:rsidR="00027871" w:rsidRDefault="00000000">
            <w:pPr>
              <w:jc w:val="both"/>
              <w:rPr>
                <w:sz w:val="28"/>
                <w:szCs w:val="28"/>
              </w:rPr>
            </w:pPr>
            <w:hyperlink w:anchor="_dm99qpd57r0c">
              <w:r>
                <w:rPr>
                  <w:color w:val="1155CC"/>
                  <w:sz w:val="28"/>
                  <w:szCs w:val="28"/>
                  <w:u w:val="single"/>
                </w:rPr>
                <w:t>Детальніше тут</w:t>
              </w:r>
            </w:hyperlink>
          </w:p>
        </w:tc>
      </w:tr>
      <w:tr w:rsidR="00027871" w14:paraId="5D48709A" w14:textId="77777777">
        <w:tc>
          <w:tcPr>
            <w:tcW w:w="1485" w:type="dxa"/>
            <w:tcMar>
              <w:top w:w="100" w:type="dxa"/>
              <w:left w:w="100" w:type="dxa"/>
              <w:bottom w:w="100" w:type="dxa"/>
              <w:right w:w="100" w:type="dxa"/>
            </w:tcMar>
          </w:tcPr>
          <w:p w14:paraId="1D20E4EF" w14:textId="77777777" w:rsidR="00027871" w:rsidRDefault="00000000">
            <w:pPr>
              <w:widowControl w:val="0"/>
              <w:pBdr>
                <w:top w:val="nil"/>
                <w:left w:val="nil"/>
                <w:bottom w:val="nil"/>
                <w:right w:val="nil"/>
                <w:between w:val="nil"/>
              </w:pBdr>
              <w:spacing w:line="240" w:lineRule="auto"/>
              <w:jc w:val="both"/>
              <w:rPr>
                <w:sz w:val="28"/>
                <w:szCs w:val="28"/>
              </w:rPr>
            </w:pPr>
            <w:r>
              <w:rPr>
                <w:sz w:val="28"/>
                <w:szCs w:val="28"/>
              </w:rPr>
              <w:t>Запит на виготовлення зразка</w:t>
            </w:r>
          </w:p>
        </w:tc>
        <w:tc>
          <w:tcPr>
            <w:tcW w:w="3930" w:type="dxa"/>
            <w:tcMar>
              <w:top w:w="100" w:type="dxa"/>
              <w:left w:w="100" w:type="dxa"/>
              <w:bottom w:w="100" w:type="dxa"/>
              <w:right w:w="100" w:type="dxa"/>
            </w:tcMar>
          </w:tcPr>
          <w:p w14:paraId="11FB68B6" w14:textId="77777777" w:rsidR="00027871" w:rsidRDefault="00000000">
            <w:pPr>
              <w:widowControl w:val="0"/>
              <w:numPr>
                <w:ilvl w:val="0"/>
                <w:numId w:val="9"/>
              </w:numPr>
              <w:spacing w:line="240" w:lineRule="auto"/>
              <w:jc w:val="both"/>
              <w:rPr>
                <w:sz w:val="28"/>
                <w:szCs w:val="28"/>
              </w:rPr>
            </w:pPr>
            <w:r>
              <w:rPr>
                <w:sz w:val="28"/>
                <w:szCs w:val="28"/>
              </w:rPr>
              <w:t xml:space="preserve">Назва запиту - Запит на виготовлення зразка </w:t>
            </w:r>
          </w:p>
          <w:p w14:paraId="74ECD752" w14:textId="77777777" w:rsidR="00027871" w:rsidRDefault="00000000">
            <w:pPr>
              <w:widowControl w:val="0"/>
              <w:numPr>
                <w:ilvl w:val="0"/>
                <w:numId w:val="9"/>
              </w:numPr>
              <w:spacing w:line="240" w:lineRule="auto"/>
              <w:jc w:val="both"/>
              <w:rPr>
                <w:sz w:val="28"/>
                <w:szCs w:val="28"/>
              </w:rPr>
            </w:pPr>
            <w:r>
              <w:rPr>
                <w:sz w:val="28"/>
                <w:szCs w:val="28"/>
              </w:rPr>
              <w:t>Додати документ/файл Специфікації</w:t>
            </w:r>
          </w:p>
          <w:p w14:paraId="3D0D5063" w14:textId="77777777" w:rsidR="00027871" w:rsidRDefault="00000000">
            <w:pPr>
              <w:widowControl w:val="0"/>
              <w:numPr>
                <w:ilvl w:val="0"/>
                <w:numId w:val="9"/>
              </w:numPr>
              <w:spacing w:line="240" w:lineRule="auto"/>
              <w:jc w:val="both"/>
              <w:rPr>
                <w:sz w:val="28"/>
                <w:szCs w:val="28"/>
              </w:rPr>
            </w:pPr>
            <w:r>
              <w:rPr>
                <w:sz w:val="28"/>
                <w:szCs w:val="28"/>
              </w:rPr>
              <w:t>Вказати дату виконання - надання відповіді по цьому запиту</w:t>
            </w:r>
          </w:p>
          <w:p w14:paraId="42D1B983" w14:textId="77777777" w:rsidR="00027871" w:rsidRDefault="00000000">
            <w:pPr>
              <w:widowControl w:val="0"/>
              <w:numPr>
                <w:ilvl w:val="0"/>
                <w:numId w:val="9"/>
              </w:numPr>
              <w:spacing w:line="240" w:lineRule="auto"/>
              <w:jc w:val="both"/>
              <w:rPr>
                <w:sz w:val="28"/>
                <w:szCs w:val="28"/>
              </w:rPr>
            </w:pPr>
            <w:r>
              <w:rPr>
                <w:sz w:val="28"/>
                <w:szCs w:val="28"/>
              </w:rPr>
              <w:t>Опис запиту -  текстове повідомлення де вказано суть запиту або ж можлива інструкція до виконання</w:t>
            </w:r>
          </w:p>
        </w:tc>
        <w:tc>
          <w:tcPr>
            <w:tcW w:w="3945" w:type="dxa"/>
            <w:tcMar>
              <w:top w:w="100" w:type="dxa"/>
              <w:left w:w="100" w:type="dxa"/>
              <w:bottom w:w="100" w:type="dxa"/>
              <w:right w:w="100" w:type="dxa"/>
            </w:tcMar>
          </w:tcPr>
          <w:p w14:paraId="02C69E60" w14:textId="77777777" w:rsidR="00027871" w:rsidRDefault="00000000">
            <w:pPr>
              <w:widowControl w:val="0"/>
              <w:pBdr>
                <w:top w:val="nil"/>
                <w:left w:val="nil"/>
                <w:bottom w:val="nil"/>
                <w:right w:val="nil"/>
                <w:between w:val="nil"/>
              </w:pBdr>
              <w:spacing w:line="240" w:lineRule="auto"/>
              <w:jc w:val="both"/>
              <w:rPr>
                <w:sz w:val="28"/>
                <w:szCs w:val="28"/>
              </w:rPr>
            </w:pPr>
            <w:r>
              <w:rPr>
                <w:sz w:val="28"/>
                <w:szCs w:val="28"/>
              </w:rPr>
              <w:t>Відшитий пробний виріб (фізичний світ)</w:t>
            </w:r>
          </w:p>
          <w:p w14:paraId="18B67CCE" w14:textId="77777777" w:rsidR="00027871" w:rsidRDefault="00000000">
            <w:pPr>
              <w:widowControl w:val="0"/>
              <w:pBdr>
                <w:top w:val="nil"/>
                <w:left w:val="nil"/>
                <w:bottom w:val="nil"/>
                <w:right w:val="nil"/>
                <w:between w:val="nil"/>
              </w:pBdr>
              <w:spacing w:line="240" w:lineRule="auto"/>
              <w:jc w:val="both"/>
              <w:rPr>
                <w:sz w:val="28"/>
                <w:szCs w:val="28"/>
              </w:rPr>
            </w:pPr>
            <w:r>
              <w:rPr>
                <w:sz w:val="28"/>
                <w:szCs w:val="28"/>
              </w:rPr>
              <w:t xml:space="preserve">Майстер Закрійного цеху маєи мати змогу увійти у систему, побачити доступні йому дана по замовленю і основне -  має мати змогу відмітити, що зразок відшито і вказати дату виконання. </w:t>
            </w:r>
          </w:p>
          <w:p w14:paraId="2BDE9998" w14:textId="77777777" w:rsidR="00027871" w:rsidRDefault="00000000">
            <w:pPr>
              <w:widowControl w:val="0"/>
              <w:pBdr>
                <w:top w:val="nil"/>
                <w:left w:val="nil"/>
                <w:bottom w:val="nil"/>
                <w:right w:val="nil"/>
                <w:between w:val="nil"/>
              </w:pBdr>
              <w:spacing w:line="240" w:lineRule="auto"/>
              <w:jc w:val="both"/>
              <w:rPr>
                <w:sz w:val="28"/>
                <w:szCs w:val="28"/>
              </w:rPr>
            </w:pPr>
            <w:r>
              <w:rPr>
                <w:sz w:val="28"/>
                <w:szCs w:val="28"/>
              </w:rPr>
              <w:t>Основна відповідь має містити:</w:t>
            </w:r>
          </w:p>
          <w:p w14:paraId="15B733E3" w14:textId="77777777" w:rsidR="00027871" w:rsidRDefault="00000000">
            <w:pPr>
              <w:widowControl w:val="0"/>
              <w:numPr>
                <w:ilvl w:val="0"/>
                <w:numId w:val="43"/>
              </w:numPr>
              <w:pBdr>
                <w:top w:val="nil"/>
                <w:left w:val="nil"/>
                <w:bottom w:val="nil"/>
                <w:right w:val="nil"/>
                <w:between w:val="nil"/>
              </w:pBdr>
              <w:spacing w:line="240" w:lineRule="auto"/>
              <w:jc w:val="both"/>
              <w:rPr>
                <w:sz w:val="28"/>
                <w:szCs w:val="28"/>
              </w:rPr>
            </w:pPr>
            <w:r>
              <w:rPr>
                <w:sz w:val="28"/>
                <w:szCs w:val="28"/>
              </w:rPr>
              <w:t xml:space="preserve">Дата </w:t>
            </w:r>
          </w:p>
          <w:p w14:paraId="304E52DF" w14:textId="77777777" w:rsidR="00027871" w:rsidRDefault="00000000">
            <w:pPr>
              <w:widowControl w:val="0"/>
              <w:numPr>
                <w:ilvl w:val="0"/>
                <w:numId w:val="43"/>
              </w:numPr>
              <w:pBdr>
                <w:top w:val="nil"/>
                <w:left w:val="nil"/>
                <w:bottom w:val="nil"/>
                <w:right w:val="nil"/>
                <w:between w:val="nil"/>
              </w:pBdr>
              <w:spacing w:line="240" w:lineRule="auto"/>
              <w:jc w:val="both"/>
              <w:rPr>
                <w:sz w:val="28"/>
                <w:szCs w:val="28"/>
              </w:rPr>
            </w:pPr>
            <w:r>
              <w:rPr>
                <w:sz w:val="28"/>
                <w:szCs w:val="28"/>
              </w:rPr>
              <w:t xml:space="preserve">Номер (ID) Замовлення </w:t>
            </w:r>
          </w:p>
          <w:p w14:paraId="47CE12D2" w14:textId="77777777" w:rsidR="00027871" w:rsidRDefault="00000000">
            <w:pPr>
              <w:widowControl w:val="0"/>
              <w:numPr>
                <w:ilvl w:val="0"/>
                <w:numId w:val="43"/>
              </w:numPr>
              <w:pBdr>
                <w:top w:val="nil"/>
                <w:left w:val="nil"/>
                <w:bottom w:val="nil"/>
                <w:right w:val="nil"/>
                <w:between w:val="nil"/>
              </w:pBdr>
              <w:spacing w:line="240" w:lineRule="auto"/>
              <w:jc w:val="both"/>
              <w:rPr>
                <w:sz w:val="28"/>
                <w:szCs w:val="28"/>
              </w:rPr>
            </w:pPr>
            <w:r>
              <w:rPr>
                <w:sz w:val="28"/>
                <w:szCs w:val="28"/>
              </w:rPr>
              <w:t>Найменування виробу</w:t>
            </w:r>
          </w:p>
          <w:p w14:paraId="47B4EC03" w14:textId="77777777" w:rsidR="00027871" w:rsidRDefault="00000000">
            <w:pPr>
              <w:widowControl w:val="0"/>
              <w:numPr>
                <w:ilvl w:val="0"/>
                <w:numId w:val="43"/>
              </w:numPr>
              <w:pBdr>
                <w:top w:val="nil"/>
                <w:left w:val="nil"/>
                <w:bottom w:val="nil"/>
                <w:right w:val="nil"/>
                <w:between w:val="nil"/>
              </w:pBdr>
              <w:spacing w:line="240" w:lineRule="auto"/>
              <w:jc w:val="both"/>
              <w:rPr>
                <w:sz w:val="28"/>
                <w:szCs w:val="28"/>
              </w:rPr>
            </w:pPr>
            <w:r>
              <w:rPr>
                <w:sz w:val="28"/>
                <w:szCs w:val="28"/>
              </w:rPr>
              <w:t>Статус - виготовлено.</w:t>
            </w:r>
          </w:p>
          <w:p w14:paraId="02CF143F" w14:textId="77777777" w:rsidR="00027871" w:rsidRDefault="00027871">
            <w:pPr>
              <w:jc w:val="both"/>
              <w:rPr>
                <w:sz w:val="28"/>
                <w:szCs w:val="28"/>
              </w:rPr>
            </w:pPr>
          </w:p>
        </w:tc>
      </w:tr>
      <w:tr w:rsidR="00027871" w14:paraId="21280665" w14:textId="77777777">
        <w:tc>
          <w:tcPr>
            <w:tcW w:w="1485" w:type="dxa"/>
            <w:tcMar>
              <w:top w:w="100" w:type="dxa"/>
              <w:left w:w="100" w:type="dxa"/>
              <w:bottom w:w="100" w:type="dxa"/>
              <w:right w:w="100" w:type="dxa"/>
            </w:tcMar>
          </w:tcPr>
          <w:p w14:paraId="3F14BB3C" w14:textId="77777777" w:rsidR="00027871" w:rsidRDefault="00000000">
            <w:pPr>
              <w:widowControl w:val="0"/>
              <w:pBdr>
                <w:top w:val="nil"/>
                <w:left w:val="nil"/>
                <w:bottom w:val="nil"/>
                <w:right w:val="nil"/>
                <w:between w:val="nil"/>
              </w:pBdr>
              <w:spacing w:line="240" w:lineRule="auto"/>
              <w:jc w:val="both"/>
              <w:rPr>
                <w:sz w:val="28"/>
                <w:szCs w:val="28"/>
              </w:rPr>
            </w:pPr>
            <w:r>
              <w:rPr>
                <w:sz w:val="28"/>
                <w:szCs w:val="28"/>
              </w:rPr>
              <w:lastRenderedPageBreak/>
              <w:t>Запит на виготовлення лекал</w:t>
            </w:r>
          </w:p>
        </w:tc>
        <w:tc>
          <w:tcPr>
            <w:tcW w:w="3930" w:type="dxa"/>
            <w:tcMar>
              <w:top w:w="100" w:type="dxa"/>
              <w:left w:w="100" w:type="dxa"/>
              <w:bottom w:w="100" w:type="dxa"/>
              <w:right w:w="100" w:type="dxa"/>
            </w:tcMar>
          </w:tcPr>
          <w:p w14:paraId="195FBDDF" w14:textId="77777777" w:rsidR="00027871" w:rsidRDefault="00000000">
            <w:pPr>
              <w:widowControl w:val="0"/>
              <w:numPr>
                <w:ilvl w:val="0"/>
                <w:numId w:val="9"/>
              </w:numPr>
              <w:spacing w:line="240" w:lineRule="auto"/>
              <w:jc w:val="both"/>
              <w:rPr>
                <w:sz w:val="28"/>
                <w:szCs w:val="28"/>
              </w:rPr>
            </w:pPr>
            <w:r>
              <w:rPr>
                <w:sz w:val="28"/>
                <w:szCs w:val="28"/>
              </w:rPr>
              <w:t xml:space="preserve">Назва запиту - Запит на виготовлення лекал </w:t>
            </w:r>
          </w:p>
          <w:p w14:paraId="0903DC06" w14:textId="77777777" w:rsidR="00027871" w:rsidRDefault="00000000">
            <w:pPr>
              <w:widowControl w:val="0"/>
              <w:numPr>
                <w:ilvl w:val="0"/>
                <w:numId w:val="9"/>
              </w:numPr>
              <w:spacing w:line="240" w:lineRule="auto"/>
              <w:jc w:val="both"/>
              <w:rPr>
                <w:sz w:val="28"/>
                <w:szCs w:val="28"/>
              </w:rPr>
            </w:pPr>
            <w:r>
              <w:rPr>
                <w:sz w:val="28"/>
                <w:szCs w:val="28"/>
              </w:rPr>
              <w:t>Додати документ/файл Специфікації</w:t>
            </w:r>
          </w:p>
          <w:p w14:paraId="741C74A5" w14:textId="77777777" w:rsidR="00027871" w:rsidRDefault="00000000">
            <w:pPr>
              <w:widowControl w:val="0"/>
              <w:numPr>
                <w:ilvl w:val="0"/>
                <w:numId w:val="9"/>
              </w:numPr>
              <w:spacing w:line="240" w:lineRule="auto"/>
              <w:jc w:val="both"/>
              <w:rPr>
                <w:sz w:val="28"/>
                <w:szCs w:val="28"/>
              </w:rPr>
            </w:pPr>
            <w:r>
              <w:rPr>
                <w:sz w:val="28"/>
                <w:szCs w:val="28"/>
              </w:rPr>
              <w:t>Вказати дату виконання - надання відповіді по цьому запиту</w:t>
            </w:r>
          </w:p>
          <w:p w14:paraId="02B3CD10" w14:textId="77777777" w:rsidR="00027871" w:rsidRDefault="00000000">
            <w:pPr>
              <w:widowControl w:val="0"/>
              <w:numPr>
                <w:ilvl w:val="0"/>
                <w:numId w:val="9"/>
              </w:numPr>
              <w:spacing w:line="240" w:lineRule="auto"/>
              <w:jc w:val="both"/>
              <w:rPr>
                <w:sz w:val="28"/>
                <w:szCs w:val="28"/>
              </w:rPr>
            </w:pPr>
            <w:r>
              <w:rPr>
                <w:sz w:val="28"/>
                <w:szCs w:val="28"/>
              </w:rPr>
              <w:t>Опис запиту -  текстове повідомлення де вказано суть запиту або ж можлива інструкція до виконання</w:t>
            </w:r>
          </w:p>
        </w:tc>
        <w:tc>
          <w:tcPr>
            <w:tcW w:w="3945" w:type="dxa"/>
            <w:tcMar>
              <w:top w:w="100" w:type="dxa"/>
              <w:left w:w="100" w:type="dxa"/>
              <w:bottom w:w="100" w:type="dxa"/>
              <w:right w:w="100" w:type="dxa"/>
            </w:tcMar>
          </w:tcPr>
          <w:p w14:paraId="46CEA0AD" w14:textId="77777777" w:rsidR="00027871" w:rsidRDefault="00000000">
            <w:pPr>
              <w:widowControl w:val="0"/>
              <w:pBdr>
                <w:top w:val="nil"/>
                <w:left w:val="nil"/>
                <w:bottom w:val="nil"/>
                <w:right w:val="nil"/>
                <w:between w:val="nil"/>
              </w:pBdr>
              <w:spacing w:line="240" w:lineRule="auto"/>
              <w:jc w:val="both"/>
              <w:rPr>
                <w:sz w:val="28"/>
                <w:szCs w:val="28"/>
              </w:rPr>
            </w:pPr>
            <w:r>
              <w:rPr>
                <w:sz w:val="28"/>
                <w:szCs w:val="28"/>
              </w:rPr>
              <w:t>Відповідь - готовий файл потрібних лекал (зберігається в окремій програмі для лекал)</w:t>
            </w:r>
          </w:p>
          <w:p w14:paraId="7FF6D9B9" w14:textId="77777777" w:rsidR="00027871" w:rsidRDefault="00000000">
            <w:pPr>
              <w:widowControl w:val="0"/>
              <w:pBdr>
                <w:top w:val="nil"/>
                <w:left w:val="nil"/>
                <w:bottom w:val="nil"/>
                <w:right w:val="nil"/>
                <w:between w:val="nil"/>
              </w:pBdr>
              <w:spacing w:line="240" w:lineRule="auto"/>
              <w:jc w:val="both"/>
              <w:rPr>
                <w:sz w:val="28"/>
                <w:szCs w:val="28"/>
              </w:rPr>
            </w:pPr>
            <w:r>
              <w:rPr>
                <w:sz w:val="28"/>
                <w:szCs w:val="28"/>
              </w:rPr>
              <w:t>Посилання на файл, або прикріплений файл лекала до специфікації виробу.</w:t>
            </w:r>
          </w:p>
          <w:p w14:paraId="3C0B8CFC" w14:textId="77777777" w:rsidR="00027871" w:rsidRDefault="00027871">
            <w:pPr>
              <w:widowControl w:val="0"/>
              <w:pBdr>
                <w:top w:val="nil"/>
                <w:left w:val="nil"/>
                <w:bottom w:val="nil"/>
                <w:right w:val="nil"/>
                <w:between w:val="nil"/>
              </w:pBdr>
              <w:spacing w:line="240" w:lineRule="auto"/>
              <w:jc w:val="both"/>
              <w:rPr>
                <w:sz w:val="28"/>
                <w:szCs w:val="28"/>
              </w:rPr>
            </w:pPr>
          </w:p>
          <w:p w14:paraId="222C8647" w14:textId="77777777" w:rsidR="00027871" w:rsidRDefault="00027871">
            <w:pPr>
              <w:jc w:val="both"/>
              <w:rPr>
                <w:sz w:val="28"/>
                <w:szCs w:val="28"/>
              </w:rPr>
            </w:pPr>
          </w:p>
        </w:tc>
      </w:tr>
    </w:tbl>
    <w:p w14:paraId="178A17CD" w14:textId="77777777" w:rsidR="00027871" w:rsidRDefault="00027871">
      <w:pPr>
        <w:jc w:val="both"/>
        <w:rPr>
          <w:sz w:val="28"/>
          <w:szCs w:val="28"/>
        </w:rPr>
      </w:pPr>
    </w:p>
    <w:p w14:paraId="27BFD569" w14:textId="77777777" w:rsidR="00027871" w:rsidRDefault="00000000">
      <w:pPr>
        <w:jc w:val="both"/>
        <w:rPr>
          <w:sz w:val="28"/>
          <w:szCs w:val="28"/>
        </w:rPr>
      </w:pPr>
      <w:r>
        <w:rPr>
          <w:sz w:val="28"/>
          <w:szCs w:val="28"/>
        </w:rPr>
        <w:t xml:space="preserve">До кожного запиту тендерний менеджер/юрист чи адмін має мати змогу додати виконавця, тобто вказати чи вибрати із списку працівників (користувачів системи) того хто буде відповідальний за виконання запиту. Також має бути змога додати інших залучених у запит користувачів. Як приклад, на запит на прорахунок можуть бути додані технолог, завскладу, тендерний менеджер та адмін. </w:t>
      </w:r>
      <w:r>
        <w:rPr>
          <w:sz w:val="28"/>
          <w:szCs w:val="28"/>
        </w:rPr>
        <w:br/>
      </w:r>
      <w:r>
        <w:rPr>
          <w:sz w:val="28"/>
          <w:szCs w:val="28"/>
        </w:rPr>
        <w:br/>
        <w:t xml:space="preserve">Кожен з доданих до запиту користувачів має отримати сповіщення, що на нього був створений запит, а також мати змогу бачити надісланий чи отриманий запит у себе в системі та має мати змогу додавати зміни в запит, додавати документи та коментарі (свого роду нотатки. </w:t>
      </w:r>
      <w:r>
        <w:rPr>
          <w:sz w:val="28"/>
          <w:szCs w:val="28"/>
        </w:rPr>
        <w:br/>
      </w:r>
      <w:r>
        <w:rPr>
          <w:sz w:val="28"/>
          <w:szCs w:val="28"/>
        </w:rPr>
        <w:br/>
        <w:t xml:space="preserve">Новостворений запит має статус - Відкритий. </w:t>
      </w:r>
      <w:r>
        <w:rPr>
          <w:sz w:val="28"/>
          <w:szCs w:val="28"/>
        </w:rPr>
        <w:br/>
        <w:t xml:space="preserve">Лише користувач котрий є визначеним/доданим як виконавець запиту має змогу змінити статус запиту на Закритий, що означатиме що запит виконаний і вся необхідна інформація надана. </w:t>
      </w:r>
    </w:p>
    <w:p w14:paraId="056AF0FE" w14:textId="77777777" w:rsidR="00027871" w:rsidRDefault="00027871">
      <w:pPr>
        <w:jc w:val="both"/>
        <w:rPr>
          <w:sz w:val="28"/>
          <w:szCs w:val="28"/>
        </w:rPr>
      </w:pPr>
    </w:p>
    <w:p w14:paraId="72ABFD90" w14:textId="77777777" w:rsidR="00027871" w:rsidRDefault="00027871">
      <w:pPr>
        <w:jc w:val="both"/>
        <w:rPr>
          <w:sz w:val="28"/>
          <w:szCs w:val="28"/>
        </w:rPr>
      </w:pPr>
    </w:p>
    <w:p w14:paraId="4B2B6D7B" w14:textId="77777777" w:rsidR="00027871" w:rsidRDefault="00000000">
      <w:pPr>
        <w:pStyle w:val="4"/>
        <w:jc w:val="both"/>
        <w:rPr>
          <w:sz w:val="28"/>
          <w:szCs w:val="28"/>
        </w:rPr>
      </w:pPr>
      <w:bookmarkStart w:id="71" w:name="_c5pi7mg2ea68" w:colFirst="0" w:colLast="0"/>
      <w:bookmarkEnd w:id="71"/>
      <w:r>
        <w:rPr>
          <w:sz w:val="28"/>
          <w:szCs w:val="28"/>
        </w:rPr>
        <w:lastRenderedPageBreak/>
        <w:t>Відповіді на Запити</w:t>
      </w:r>
    </w:p>
    <w:p w14:paraId="5C13DE60" w14:textId="77777777" w:rsidR="00027871" w:rsidRDefault="00027871">
      <w:pPr>
        <w:jc w:val="both"/>
      </w:pPr>
    </w:p>
    <w:p w14:paraId="0146E8CA" w14:textId="77777777" w:rsidR="00027871" w:rsidRDefault="00000000">
      <w:pPr>
        <w:pStyle w:val="5"/>
        <w:jc w:val="both"/>
        <w:rPr>
          <w:sz w:val="28"/>
          <w:szCs w:val="28"/>
        </w:rPr>
      </w:pPr>
      <w:bookmarkStart w:id="72" w:name="_yiz1nk4bvp04" w:colFirst="0" w:colLast="0"/>
      <w:bookmarkEnd w:id="72"/>
      <w:r>
        <w:rPr>
          <w:sz w:val="28"/>
          <w:szCs w:val="28"/>
        </w:rPr>
        <w:t>Відповідь на</w:t>
      </w:r>
      <w:r>
        <w:rPr>
          <w:b/>
          <w:color w:val="000000"/>
          <w:sz w:val="28"/>
          <w:szCs w:val="28"/>
        </w:rPr>
        <w:t xml:space="preserve"> </w:t>
      </w:r>
      <w:r>
        <w:rPr>
          <w:sz w:val="28"/>
          <w:szCs w:val="28"/>
        </w:rPr>
        <w:t>Запит на склад</w:t>
      </w:r>
    </w:p>
    <w:p w14:paraId="185D2DAE" w14:textId="77777777" w:rsidR="00027871" w:rsidRDefault="00027871">
      <w:pPr>
        <w:jc w:val="both"/>
        <w:rPr>
          <w:b/>
          <w:sz w:val="28"/>
          <w:szCs w:val="28"/>
        </w:rPr>
      </w:pPr>
    </w:p>
    <w:p w14:paraId="49AE2AB4" w14:textId="77777777" w:rsidR="00027871" w:rsidRDefault="00000000">
      <w:pPr>
        <w:jc w:val="both"/>
        <w:rPr>
          <w:sz w:val="28"/>
          <w:szCs w:val="28"/>
        </w:rPr>
      </w:pPr>
      <w:r>
        <w:rPr>
          <w:sz w:val="28"/>
          <w:szCs w:val="28"/>
        </w:rPr>
        <w:t>Користувач у ролі Завскладу має мати змогу:</w:t>
      </w:r>
    </w:p>
    <w:p w14:paraId="39A90D1A" w14:textId="77777777" w:rsidR="00027871" w:rsidRDefault="00000000">
      <w:pPr>
        <w:numPr>
          <w:ilvl w:val="0"/>
          <w:numId w:val="27"/>
        </w:numPr>
        <w:jc w:val="both"/>
        <w:rPr>
          <w:sz w:val="28"/>
          <w:szCs w:val="28"/>
        </w:rPr>
      </w:pPr>
      <w:r>
        <w:rPr>
          <w:sz w:val="28"/>
          <w:szCs w:val="28"/>
        </w:rPr>
        <w:t>Зайти в систему і перейти у розділ Запити;</w:t>
      </w:r>
    </w:p>
    <w:p w14:paraId="2568682D" w14:textId="77777777" w:rsidR="00027871" w:rsidRDefault="00000000">
      <w:pPr>
        <w:numPr>
          <w:ilvl w:val="0"/>
          <w:numId w:val="27"/>
        </w:numPr>
        <w:jc w:val="both"/>
        <w:rPr>
          <w:sz w:val="28"/>
          <w:szCs w:val="28"/>
        </w:rPr>
      </w:pPr>
      <w:r>
        <w:rPr>
          <w:sz w:val="28"/>
          <w:szCs w:val="28"/>
        </w:rPr>
        <w:t>Переглянути існуючі запити з основними даними такі як:</w:t>
      </w:r>
    </w:p>
    <w:p w14:paraId="317155FF" w14:textId="77777777" w:rsidR="00027871" w:rsidRDefault="00000000">
      <w:pPr>
        <w:numPr>
          <w:ilvl w:val="1"/>
          <w:numId w:val="27"/>
        </w:numPr>
        <w:jc w:val="both"/>
        <w:rPr>
          <w:sz w:val="28"/>
          <w:szCs w:val="28"/>
        </w:rPr>
      </w:pPr>
      <w:r>
        <w:rPr>
          <w:sz w:val="28"/>
          <w:szCs w:val="28"/>
        </w:rPr>
        <w:t>Назва запиту;</w:t>
      </w:r>
    </w:p>
    <w:p w14:paraId="63FCF4B2" w14:textId="77777777" w:rsidR="00027871" w:rsidRDefault="00000000">
      <w:pPr>
        <w:numPr>
          <w:ilvl w:val="1"/>
          <w:numId w:val="27"/>
        </w:numPr>
        <w:jc w:val="both"/>
        <w:rPr>
          <w:sz w:val="28"/>
          <w:szCs w:val="28"/>
        </w:rPr>
      </w:pPr>
      <w:r>
        <w:rPr>
          <w:sz w:val="28"/>
          <w:szCs w:val="28"/>
        </w:rPr>
        <w:t>Опис запиту:</w:t>
      </w:r>
    </w:p>
    <w:p w14:paraId="7A44416E" w14:textId="77777777" w:rsidR="00027871" w:rsidRDefault="00000000">
      <w:pPr>
        <w:numPr>
          <w:ilvl w:val="2"/>
          <w:numId w:val="27"/>
        </w:numPr>
        <w:jc w:val="both"/>
        <w:rPr>
          <w:sz w:val="28"/>
          <w:szCs w:val="28"/>
        </w:rPr>
      </w:pPr>
      <w:r>
        <w:rPr>
          <w:sz w:val="28"/>
          <w:szCs w:val="28"/>
        </w:rPr>
        <w:t>Назва матеріалу, фурнітури і їхня кількість.</w:t>
      </w:r>
    </w:p>
    <w:p w14:paraId="278F00F7" w14:textId="77777777" w:rsidR="00027871" w:rsidRDefault="00000000">
      <w:pPr>
        <w:numPr>
          <w:ilvl w:val="1"/>
          <w:numId w:val="27"/>
        </w:numPr>
        <w:jc w:val="both"/>
        <w:rPr>
          <w:sz w:val="28"/>
          <w:szCs w:val="28"/>
        </w:rPr>
      </w:pPr>
      <w:r>
        <w:rPr>
          <w:sz w:val="28"/>
          <w:szCs w:val="28"/>
        </w:rPr>
        <w:t>Специфікацію замовлення та інші файли, якщо були прикріплені до запиту;</w:t>
      </w:r>
    </w:p>
    <w:p w14:paraId="3424BBB4" w14:textId="77777777" w:rsidR="00027871" w:rsidRDefault="00000000">
      <w:pPr>
        <w:numPr>
          <w:ilvl w:val="1"/>
          <w:numId w:val="27"/>
        </w:numPr>
        <w:jc w:val="both"/>
        <w:rPr>
          <w:sz w:val="28"/>
          <w:szCs w:val="28"/>
        </w:rPr>
      </w:pPr>
      <w:r>
        <w:rPr>
          <w:sz w:val="28"/>
          <w:szCs w:val="28"/>
        </w:rPr>
        <w:t>Терміни виконання запиту - дата до якої треба відправити відповідь на це замовлення;</w:t>
      </w:r>
    </w:p>
    <w:p w14:paraId="0041B62C" w14:textId="77777777" w:rsidR="00027871" w:rsidRDefault="00000000">
      <w:pPr>
        <w:numPr>
          <w:ilvl w:val="1"/>
          <w:numId w:val="27"/>
        </w:numPr>
        <w:jc w:val="both"/>
        <w:rPr>
          <w:sz w:val="28"/>
          <w:szCs w:val="28"/>
        </w:rPr>
      </w:pPr>
      <w:r>
        <w:rPr>
          <w:sz w:val="28"/>
          <w:szCs w:val="28"/>
        </w:rPr>
        <w:t>Статус запиту:</w:t>
      </w:r>
    </w:p>
    <w:p w14:paraId="73F657ED" w14:textId="77777777" w:rsidR="00027871" w:rsidRDefault="00000000">
      <w:pPr>
        <w:numPr>
          <w:ilvl w:val="2"/>
          <w:numId w:val="27"/>
        </w:numPr>
        <w:jc w:val="both"/>
        <w:rPr>
          <w:sz w:val="28"/>
          <w:szCs w:val="28"/>
        </w:rPr>
      </w:pPr>
      <w:r>
        <w:rPr>
          <w:sz w:val="28"/>
          <w:szCs w:val="28"/>
        </w:rPr>
        <w:t>Відкритий - коли завскладу лише отримав запит і опрацьовує його.</w:t>
      </w:r>
    </w:p>
    <w:p w14:paraId="4C9803CD" w14:textId="77777777" w:rsidR="00027871" w:rsidRDefault="00000000">
      <w:pPr>
        <w:numPr>
          <w:ilvl w:val="2"/>
          <w:numId w:val="27"/>
        </w:numPr>
        <w:jc w:val="both"/>
        <w:rPr>
          <w:sz w:val="28"/>
          <w:szCs w:val="28"/>
        </w:rPr>
      </w:pPr>
      <w:r>
        <w:rPr>
          <w:sz w:val="28"/>
          <w:szCs w:val="28"/>
        </w:rPr>
        <w:t>Закритий - коли завскладу завершив опрацювання запити, відправив тендерному менеджеру.</w:t>
      </w:r>
    </w:p>
    <w:p w14:paraId="7ED6BC7D" w14:textId="77777777" w:rsidR="00027871" w:rsidRDefault="00000000">
      <w:pPr>
        <w:numPr>
          <w:ilvl w:val="0"/>
          <w:numId w:val="27"/>
        </w:numPr>
        <w:jc w:val="both"/>
        <w:rPr>
          <w:sz w:val="28"/>
          <w:szCs w:val="28"/>
        </w:rPr>
      </w:pPr>
      <w:r>
        <w:rPr>
          <w:sz w:val="28"/>
          <w:szCs w:val="28"/>
        </w:rPr>
        <w:t>Користувач може скористатись функціоналом пошуку для того щоб знайти необхідний запит;</w:t>
      </w:r>
    </w:p>
    <w:p w14:paraId="0F0A12A1" w14:textId="77777777" w:rsidR="00027871" w:rsidRDefault="00000000">
      <w:pPr>
        <w:numPr>
          <w:ilvl w:val="0"/>
          <w:numId w:val="27"/>
        </w:numPr>
        <w:jc w:val="both"/>
        <w:rPr>
          <w:sz w:val="28"/>
          <w:szCs w:val="28"/>
        </w:rPr>
      </w:pPr>
      <w:r>
        <w:rPr>
          <w:sz w:val="28"/>
          <w:szCs w:val="28"/>
        </w:rPr>
        <w:t>Користувач може скористатися функціоналом фільтрування для того щоб побачити запити створені в певний період чи дату, а також запит з певним статусом;</w:t>
      </w:r>
    </w:p>
    <w:p w14:paraId="107970D9" w14:textId="77777777" w:rsidR="00027871" w:rsidRDefault="00000000">
      <w:pPr>
        <w:numPr>
          <w:ilvl w:val="0"/>
          <w:numId w:val="27"/>
        </w:numPr>
        <w:jc w:val="both"/>
        <w:rPr>
          <w:sz w:val="28"/>
          <w:szCs w:val="28"/>
        </w:rPr>
      </w:pPr>
      <w:r>
        <w:rPr>
          <w:sz w:val="28"/>
          <w:szCs w:val="28"/>
        </w:rPr>
        <w:t>Користувач повинен заповнити наступні поля:</w:t>
      </w:r>
    </w:p>
    <w:p w14:paraId="1DEAFDD1" w14:textId="77777777" w:rsidR="00027871" w:rsidRDefault="00000000">
      <w:pPr>
        <w:numPr>
          <w:ilvl w:val="1"/>
          <w:numId w:val="27"/>
        </w:numPr>
        <w:jc w:val="both"/>
        <w:rPr>
          <w:sz w:val="28"/>
          <w:szCs w:val="28"/>
        </w:rPr>
      </w:pPr>
      <w:r>
        <w:rPr>
          <w:sz w:val="28"/>
          <w:szCs w:val="28"/>
        </w:rPr>
        <w:t>Артикул/Код матеріалу;</w:t>
      </w:r>
    </w:p>
    <w:p w14:paraId="5B17EB41" w14:textId="77777777" w:rsidR="00027871" w:rsidRDefault="00000000">
      <w:pPr>
        <w:numPr>
          <w:ilvl w:val="1"/>
          <w:numId w:val="27"/>
        </w:numPr>
        <w:jc w:val="both"/>
        <w:rPr>
          <w:sz w:val="28"/>
          <w:szCs w:val="28"/>
        </w:rPr>
      </w:pPr>
      <w:r>
        <w:rPr>
          <w:sz w:val="28"/>
          <w:szCs w:val="28"/>
        </w:rPr>
        <w:t>Назва матеріалу;</w:t>
      </w:r>
    </w:p>
    <w:p w14:paraId="3FA8FC86" w14:textId="77777777" w:rsidR="00027871" w:rsidRDefault="00000000">
      <w:pPr>
        <w:numPr>
          <w:ilvl w:val="1"/>
          <w:numId w:val="27"/>
        </w:numPr>
        <w:jc w:val="both"/>
        <w:rPr>
          <w:sz w:val="28"/>
          <w:szCs w:val="28"/>
        </w:rPr>
      </w:pPr>
      <w:r>
        <w:rPr>
          <w:sz w:val="28"/>
          <w:szCs w:val="28"/>
        </w:rPr>
        <w:t>Тип матеріалу;</w:t>
      </w:r>
    </w:p>
    <w:p w14:paraId="50EC6756" w14:textId="77777777" w:rsidR="00027871" w:rsidRDefault="00000000">
      <w:pPr>
        <w:numPr>
          <w:ilvl w:val="1"/>
          <w:numId w:val="27"/>
        </w:numPr>
        <w:jc w:val="both"/>
        <w:rPr>
          <w:sz w:val="28"/>
          <w:szCs w:val="28"/>
        </w:rPr>
      </w:pPr>
      <w:r>
        <w:rPr>
          <w:sz w:val="28"/>
          <w:szCs w:val="28"/>
        </w:rPr>
        <w:t>Наявність на складі - є/немає;</w:t>
      </w:r>
    </w:p>
    <w:p w14:paraId="18453319" w14:textId="77777777" w:rsidR="00027871" w:rsidRDefault="00000000">
      <w:pPr>
        <w:numPr>
          <w:ilvl w:val="1"/>
          <w:numId w:val="27"/>
        </w:numPr>
        <w:jc w:val="both"/>
        <w:rPr>
          <w:sz w:val="28"/>
          <w:szCs w:val="28"/>
        </w:rPr>
      </w:pPr>
      <w:r>
        <w:rPr>
          <w:sz w:val="28"/>
          <w:szCs w:val="28"/>
        </w:rPr>
        <w:t>Кількість на складі (одиниць, метрів);</w:t>
      </w:r>
    </w:p>
    <w:p w14:paraId="31C60C4B" w14:textId="77777777" w:rsidR="00027871" w:rsidRDefault="00000000">
      <w:pPr>
        <w:numPr>
          <w:ilvl w:val="1"/>
          <w:numId w:val="27"/>
        </w:numPr>
        <w:jc w:val="both"/>
        <w:rPr>
          <w:sz w:val="28"/>
          <w:szCs w:val="28"/>
        </w:rPr>
      </w:pPr>
      <w:r>
        <w:rPr>
          <w:sz w:val="28"/>
          <w:szCs w:val="28"/>
        </w:rPr>
        <w:t>Ціна за 1 одиницю товару;</w:t>
      </w:r>
    </w:p>
    <w:p w14:paraId="15D2544B" w14:textId="77777777" w:rsidR="00027871" w:rsidRDefault="00000000">
      <w:pPr>
        <w:numPr>
          <w:ilvl w:val="1"/>
          <w:numId w:val="27"/>
        </w:numPr>
        <w:jc w:val="both"/>
        <w:rPr>
          <w:sz w:val="28"/>
          <w:szCs w:val="28"/>
        </w:rPr>
      </w:pPr>
      <w:r>
        <w:rPr>
          <w:sz w:val="28"/>
          <w:szCs w:val="28"/>
        </w:rPr>
        <w:t>Ціна за всю наявну кількість товару;</w:t>
      </w:r>
    </w:p>
    <w:p w14:paraId="40F879D1" w14:textId="77777777" w:rsidR="00027871" w:rsidRDefault="00000000">
      <w:pPr>
        <w:numPr>
          <w:ilvl w:val="1"/>
          <w:numId w:val="27"/>
        </w:numPr>
        <w:jc w:val="both"/>
        <w:rPr>
          <w:sz w:val="28"/>
          <w:szCs w:val="28"/>
        </w:rPr>
      </w:pPr>
      <w:r>
        <w:rPr>
          <w:sz w:val="28"/>
          <w:szCs w:val="28"/>
        </w:rPr>
        <w:t>Загальний висновок - як нотатка чи коментар;</w:t>
      </w:r>
    </w:p>
    <w:p w14:paraId="17662616" w14:textId="77777777" w:rsidR="00027871" w:rsidRDefault="00000000">
      <w:pPr>
        <w:numPr>
          <w:ilvl w:val="1"/>
          <w:numId w:val="27"/>
        </w:numPr>
        <w:jc w:val="both"/>
        <w:rPr>
          <w:sz w:val="28"/>
          <w:szCs w:val="28"/>
        </w:rPr>
      </w:pPr>
      <w:commentRangeStart w:id="73"/>
      <w:r>
        <w:rPr>
          <w:sz w:val="28"/>
          <w:szCs w:val="28"/>
        </w:rPr>
        <w:lastRenderedPageBreak/>
        <w:t>Зведення по всіх складах - у випадку, якщо матеріали знаходять на різних складах, то завскладу користуючися функціоналом пошуку має віднайти на яких складах та якій кількості знаходиться вказаний матеріал і додати це як інформацію до запиту.</w:t>
      </w:r>
      <w:commentRangeEnd w:id="73"/>
      <w:r>
        <w:rPr>
          <w:rStyle w:val="ab"/>
          <w:sz w:val="28"/>
          <w:szCs w:val="28"/>
        </w:rPr>
        <w:commentReference w:id="73"/>
      </w:r>
    </w:p>
    <w:p w14:paraId="44CFE7B1" w14:textId="77777777" w:rsidR="00027871" w:rsidRDefault="00000000">
      <w:pPr>
        <w:numPr>
          <w:ilvl w:val="0"/>
          <w:numId w:val="27"/>
        </w:numPr>
        <w:jc w:val="both"/>
        <w:rPr>
          <w:sz w:val="28"/>
          <w:szCs w:val="28"/>
        </w:rPr>
      </w:pPr>
      <w:r>
        <w:rPr>
          <w:sz w:val="28"/>
          <w:szCs w:val="28"/>
        </w:rPr>
        <w:t>Додати документацію по замовленню - Можна додавати необмежену к-ть файлів різних форматів, за необхідності. При додаванню документу користувач має вказати:</w:t>
      </w:r>
    </w:p>
    <w:p w14:paraId="76F85900" w14:textId="77777777" w:rsidR="00027871" w:rsidRDefault="00000000">
      <w:pPr>
        <w:numPr>
          <w:ilvl w:val="2"/>
          <w:numId w:val="27"/>
        </w:numPr>
        <w:jc w:val="both"/>
        <w:rPr>
          <w:sz w:val="28"/>
          <w:szCs w:val="28"/>
        </w:rPr>
      </w:pPr>
      <w:r>
        <w:rPr>
          <w:sz w:val="28"/>
          <w:szCs w:val="28"/>
        </w:rPr>
        <w:t>Назву документу</w:t>
      </w:r>
    </w:p>
    <w:p w14:paraId="307B3DD3" w14:textId="77777777" w:rsidR="00027871" w:rsidRDefault="00000000">
      <w:pPr>
        <w:numPr>
          <w:ilvl w:val="2"/>
          <w:numId w:val="27"/>
        </w:numPr>
        <w:jc w:val="both"/>
        <w:rPr>
          <w:sz w:val="28"/>
          <w:szCs w:val="28"/>
        </w:rPr>
      </w:pPr>
      <w:r>
        <w:rPr>
          <w:sz w:val="28"/>
          <w:szCs w:val="28"/>
        </w:rPr>
        <w:t>Короткий опис або нотатку</w:t>
      </w:r>
    </w:p>
    <w:p w14:paraId="02FFA5FE" w14:textId="77777777" w:rsidR="00027871" w:rsidRDefault="00000000">
      <w:pPr>
        <w:numPr>
          <w:ilvl w:val="0"/>
          <w:numId w:val="27"/>
        </w:numPr>
        <w:jc w:val="both"/>
        <w:rPr>
          <w:sz w:val="28"/>
          <w:szCs w:val="28"/>
        </w:rPr>
      </w:pPr>
      <w:r>
        <w:rPr>
          <w:sz w:val="28"/>
          <w:szCs w:val="28"/>
        </w:rPr>
        <w:t>Користувач може зберегти відповідь на запит на цьому етапі додавши всі вище перелічені документи. Тепер дана відповідь на запит має з'явитися в списку всіх існуючих запитів Тендерного Менеджера з позначкою, що відповідь на Запит на склад отримана.</w:t>
      </w:r>
    </w:p>
    <w:p w14:paraId="248FA8B0" w14:textId="77777777" w:rsidR="00027871" w:rsidRDefault="00000000">
      <w:pPr>
        <w:numPr>
          <w:ilvl w:val="0"/>
          <w:numId w:val="27"/>
        </w:numPr>
        <w:jc w:val="both"/>
        <w:rPr>
          <w:sz w:val="28"/>
          <w:szCs w:val="28"/>
        </w:rPr>
      </w:pPr>
      <w:r>
        <w:rPr>
          <w:sz w:val="28"/>
          <w:szCs w:val="28"/>
        </w:rPr>
        <w:t>Після того як у системі з'явилося нова відповідь на запит, тендерний менеджер/юрист або ж основний адмін отримує сповіщення і має змогу переглянути надані дані по цьому замовленню.</w:t>
      </w:r>
    </w:p>
    <w:p w14:paraId="3647303F" w14:textId="77777777" w:rsidR="00027871" w:rsidRDefault="00027871">
      <w:pPr>
        <w:jc w:val="both"/>
        <w:rPr>
          <w:sz w:val="28"/>
          <w:szCs w:val="28"/>
        </w:rPr>
      </w:pPr>
    </w:p>
    <w:p w14:paraId="6412B63A" w14:textId="77777777" w:rsidR="00027871" w:rsidRDefault="00027871">
      <w:pPr>
        <w:jc w:val="both"/>
        <w:rPr>
          <w:sz w:val="28"/>
          <w:szCs w:val="28"/>
        </w:rPr>
      </w:pPr>
    </w:p>
    <w:p w14:paraId="3CE5CB01" w14:textId="77777777" w:rsidR="00027871" w:rsidRDefault="00000000">
      <w:pPr>
        <w:pStyle w:val="5"/>
        <w:jc w:val="both"/>
        <w:rPr>
          <w:sz w:val="28"/>
          <w:szCs w:val="28"/>
        </w:rPr>
      </w:pPr>
      <w:bookmarkStart w:id="74" w:name="_fupr0atilzr7" w:colFirst="0" w:colLast="0"/>
      <w:bookmarkEnd w:id="74"/>
      <w:r>
        <w:rPr>
          <w:sz w:val="28"/>
          <w:szCs w:val="28"/>
        </w:rPr>
        <w:t>Відповідь на Запит на лекала (наявність)</w:t>
      </w:r>
    </w:p>
    <w:p w14:paraId="56A9A979" w14:textId="77777777" w:rsidR="00027871" w:rsidRDefault="00027871">
      <w:pPr>
        <w:jc w:val="both"/>
        <w:rPr>
          <w:sz w:val="28"/>
          <w:szCs w:val="28"/>
        </w:rPr>
      </w:pPr>
    </w:p>
    <w:p w14:paraId="45D76511" w14:textId="77777777" w:rsidR="00027871" w:rsidRDefault="00000000">
      <w:pPr>
        <w:jc w:val="both"/>
        <w:rPr>
          <w:sz w:val="28"/>
          <w:szCs w:val="28"/>
        </w:rPr>
      </w:pPr>
      <w:r>
        <w:rPr>
          <w:sz w:val="28"/>
          <w:szCs w:val="28"/>
        </w:rPr>
        <w:t>Користувач у ролі Технолог має мати змогу:</w:t>
      </w:r>
    </w:p>
    <w:p w14:paraId="734D1C68" w14:textId="77777777" w:rsidR="00027871" w:rsidRDefault="00000000">
      <w:pPr>
        <w:numPr>
          <w:ilvl w:val="0"/>
          <w:numId w:val="27"/>
        </w:numPr>
        <w:jc w:val="both"/>
        <w:rPr>
          <w:sz w:val="28"/>
          <w:szCs w:val="28"/>
        </w:rPr>
      </w:pPr>
      <w:r>
        <w:rPr>
          <w:sz w:val="28"/>
          <w:szCs w:val="28"/>
        </w:rPr>
        <w:t>Зайти в систему і перейти у розділ Запити;</w:t>
      </w:r>
    </w:p>
    <w:p w14:paraId="7047BCD0" w14:textId="77777777" w:rsidR="00027871" w:rsidRDefault="00000000">
      <w:pPr>
        <w:numPr>
          <w:ilvl w:val="0"/>
          <w:numId w:val="27"/>
        </w:numPr>
        <w:jc w:val="both"/>
        <w:rPr>
          <w:sz w:val="28"/>
          <w:szCs w:val="28"/>
        </w:rPr>
      </w:pPr>
      <w:r>
        <w:rPr>
          <w:sz w:val="28"/>
          <w:szCs w:val="28"/>
        </w:rPr>
        <w:t>Переглянути існуючі запити з основними даними такі як:</w:t>
      </w:r>
    </w:p>
    <w:p w14:paraId="0B235B4C" w14:textId="77777777" w:rsidR="00027871" w:rsidRDefault="00000000">
      <w:pPr>
        <w:numPr>
          <w:ilvl w:val="1"/>
          <w:numId w:val="27"/>
        </w:numPr>
        <w:jc w:val="both"/>
        <w:rPr>
          <w:sz w:val="28"/>
          <w:szCs w:val="28"/>
        </w:rPr>
      </w:pPr>
      <w:r>
        <w:rPr>
          <w:sz w:val="28"/>
          <w:szCs w:val="28"/>
        </w:rPr>
        <w:t>Назва запиту;</w:t>
      </w:r>
    </w:p>
    <w:p w14:paraId="66721D17" w14:textId="77777777" w:rsidR="00027871" w:rsidRDefault="00000000">
      <w:pPr>
        <w:numPr>
          <w:ilvl w:val="1"/>
          <w:numId w:val="27"/>
        </w:numPr>
        <w:jc w:val="both"/>
        <w:rPr>
          <w:sz w:val="28"/>
          <w:szCs w:val="28"/>
        </w:rPr>
      </w:pPr>
      <w:r>
        <w:rPr>
          <w:sz w:val="28"/>
          <w:szCs w:val="28"/>
        </w:rPr>
        <w:t>Опис запиту:</w:t>
      </w:r>
    </w:p>
    <w:p w14:paraId="42D2FB2F" w14:textId="77777777" w:rsidR="00027871" w:rsidRDefault="00000000">
      <w:pPr>
        <w:numPr>
          <w:ilvl w:val="2"/>
          <w:numId w:val="27"/>
        </w:numPr>
        <w:jc w:val="both"/>
        <w:rPr>
          <w:sz w:val="28"/>
          <w:szCs w:val="28"/>
        </w:rPr>
      </w:pPr>
      <w:r>
        <w:rPr>
          <w:sz w:val="28"/>
          <w:szCs w:val="28"/>
        </w:rPr>
        <w:t>Текстове повідомлення де вказано які саме лекала потрібні, їх пробні розміри.</w:t>
      </w:r>
    </w:p>
    <w:p w14:paraId="32FB0F45" w14:textId="77777777" w:rsidR="00027871" w:rsidRDefault="00000000">
      <w:pPr>
        <w:numPr>
          <w:ilvl w:val="1"/>
          <w:numId w:val="27"/>
        </w:numPr>
        <w:jc w:val="both"/>
        <w:rPr>
          <w:sz w:val="28"/>
          <w:szCs w:val="28"/>
        </w:rPr>
      </w:pPr>
      <w:r>
        <w:rPr>
          <w:sz w:val="28"/>
          <w:szCs w:val="28"/>
        </w:rPr>
        <w:t>Специфікації та інші файли, якщо були прикріплені до запиту;</w:t>
      </w:r>
    </w:p>
    <w:p w14:paraId="648591B2" w14:textId="77777777" w:rsidR="00027871" w:rsidRDefault="00000000">
      <w:pPr>
        <w:numPr>
          <w:ilvl w:val="1"/>
          <w:numId w:val="27"/>
        </w:numPr>
        <w:jc w:val="both"/>
        <w:rPr>
          <w:sz w:val="28"/>
          <w:szCs w:val="28"/>
        </w:rPr>
      </w:pPr>
      <w:r>
        <w:rPr>
          <w:sz w:val="28"/>
          <w:szCs w:val="28"/>
        </w:rPr>
        <w:t>Терміни виконання запиту - дата до якої треба відправити ;</w:t>
      </w:r>
    </w:p>
    <w:p w14:paraId="73334C60" w14:textId="77777777" w:rsidR="00027871" w:rsidRDefault="00000000">
      <w:pPr>
        <w:numPr>
          <w:ilvl w:val="1"/>
          <w:numId w:val="27"/>
        </w:numPr>
        <w:jc w:val="both"/>
        <w:rPr>
          <w:sz w:val="28"/>
          <w:szCs w:val="28"/>
        </w:rPr>
      </w:pPr>
      <w:r>
        <w:rPr>
          <w:sz w:val="28"/>
          <w:szCs w:val="28"/>
        </w:rPr>
        <w:t>Статус запиту:</w:t>
      </w:r>
    </w:p>
    <w:p w14:paraId="1206029A" w14:textId="77777777" w:rsidR="00027871" w:rsidRDefault="00000000">
      <w:pPr>
        <w:numPr>
          <w:ilvl w:val="2"/>
          <w:numId w:val="27"/>
        </w:numPr>
        <w:jc w:val="both"/>
        <w:rPr>
          <w:sz w:val="28"/>
          <w:szCs w:val="28"/>
        </w:rPr>
      </w:pPr>
      <w:r>
        <w:rPr>
          <w:sz w:val="28"/>
          <w:szCs w:val="28"/>
        </w:rPr>
        <w:lastRenderedPageBreak/>
        <w:t xml:space="preserve">Відкритий; </w:t>
      </w:r>
    </w:p>
    <w:p w14:paraId="0B9E8E03" w14:textId="77777777" w:rsidR="00027871" w:rsidRDefault="00000000">
      <w:pPr>
        <w:numPr>
          <w:ilvl w:val="2"/>
          <w:numId w:val="27"/>
        </w:numPr>
        <w:jc w:val="both"/>
        <w:rPr>
          <w:sz w:val="28"/>
          <w:szCs w:val="28"/>
        </w:rPr>
      </w:pPr>
      <w:r>
        <w:rPr>
          <w:sz w:val="28"/>
          <w:szCs w:val="28"/>
        </w:rPr>
        <w:t>Закритий.</w:t>
      </w:r>
    </w:p>
    <w:p w14:paraId="5CBAC82E" w14:textId="77777777" w:rsidR="00027871" w:rsidRDefault="00000000">
      <w:pPr>
        <w:numPr>
          <w:ilvl w:val="0"/>
          <w:numId w:val="27"/>
        </w:numPr>
        <w:jc w:val="both"/>
        <w:rPr>
          <w:sz w:val="28"/>
          <w:szCs w:val="28"/>
        </w:rPr>
      </w:pPr>
      <w:r>
        <w:rPr>
          <w:sz w:val="28"/>
          <w:szCs w:val="28"/>
        </w:rPr>
        <w:t>Користувач може скористатись функціоналом пошуку для того щоб знайти необхідний запит;</w:t>
      </w:r>
    </w:p>
    <w:p w14:paraId="049E644E" w14:textId="77777777" w:rsidR="00027871" w:rsidRDefault="00000000">
      <w:pPr>
        <w:numPr>
          <w:ilvl w:val="0"/>
          <w:numId w:val="27"/>
        </w:numPr>
        <w:jc w:val="both"/>
        <w:rPr>
          <w:sz w:val="28"/>
          <w:szCs w:val="28"/>
        </w:rPr>
      </w:pPr>
      <w:r>
        <w:rPr>
          <w:sz w:val="28"/>
          <w:szCs w:val="28"/>
        </w:rPr>
        <w:t>Користувач може скористатися функціоналом фільтрування для того щоб побачити запити створені в певний період чи дату, а також запит з певним статусом;</w:t>
      </w:r>
    </w:p>
    <w:p w14:paraId="4B7AC4C6" w14:textId="77777777" w:rsidR="00027871" w:rsidRDefault="00000000">
      <w:pPr>
        <w:numPr>
          <w:ilvl w:val="0"/>
          <w:numId w:val="27"/>
        </w:numPr>
        <w:jc w:val="both"/>
        <w:rPr>
          <w:sz w:val="28"/>
          <w:szCs w:val="28"/>
        </w:rPr>
      </w:pPr>
      <w:r>
        <w:rPr>
          <w:sz w:val="28"/>
          <w:szCs w:val="28"/>
        </w:rPr>
        <w:t>Користувач повинен заповнити наступні поля:</w:t>
      </w:r>
    </w:p>
    <w:p w14:paraId="3FDBC1DC" w14:textId="77777777" w:rsidR="00027871" w:rsidRDefault="00000000">
      <w:pPr>
        <w:numPr>
          <w:ilvl w:val="1"/>
          <w:numId w:val="27"/>
        </w:numPr>
        <w:jc w:val="both"/>
        <w:rPr>
          <w:sz w:val="28"/>
          <w:szCs w:val="28"/>
        </w:rPr>
      </w:pPr>
      <w:r>
        <w:rPr>
          <w:sz w:val="28"/>
          <w:szCs w:val="28"/>
        </w:rPr>
        <w:t>Назва запиту;</w:t>
      </w:r>
    </w:p>
    <w:p w14:paraId="6CA8FE45" w14:textId="77777777" w:rsidR="00027871" w:rsidRDefault="00000000">
      <w:pPr>
        <w:numPr>
          <w:ilvl w:val="1"/>
          <w:numId w:val="27"/>
        </w:numPr>
        <w:jc w:val="both"/>
        <w:rPr>
          <w:sz w:val="28"/>
          <w:szCs w:val="28"/>
        </w:rPr>
      </w:pPr>
      <w:r>
        <w:rPr>
          <w:sz w:val="28"/>
          <w:szCs w:val="28"/>
        </w:rPr>
        <w:t>Назва лекала;</w:t>
      </w:r>
    </w:p>
    <w:p w14:paraId="2A2F85BE" w14:textId="77777777" w:rsidR="00027871" w:rsidRDefault="00000000">
      <w:pPr>
        <w:numPr>
          <w:ilvl w:val="1"/>
          <w:numId w:val="27"/>
        </w:numPr>
        <w:jc w:val="both"/>
        <w:rPr>
          <w:sz w:val="28"/>
          <w:szCs w:val="28"/>
        </w:rPr>
      </w:pPr>
      <w:r>
        <w:rPr>
          <w:sz w:val="28"/>
          <w:szCs w:val="28"/>
        </w:rPr>
        <w:t>Тип лекала;</w:t>
      </w:r>
    </w:p>
    <w:p w14:paraId="7C2A9A6B" w14:textId="77777777" w:rsidR="00027871" w:rsidRDefault="00000000">
      <w:pPr>
        <w:numPr>
          <w:ilvl w:val="1"/>
          <w:numId w:val="27"/>
        </w:numPr>
        <w:jc w:val="both"/>
        <w:rPr>
          <w:sz w:val="28"/>
          <w:szCs w:val="28"/>
        </w:rPr>
      </w:pPr>
      <w:r>
        <w:rPr>
          <w:sz w:val="28"/>
          <w:szCs w:val="28"/>
        </w:rPr>
        <w:t>Перелік наявних розмірних рядів;</w:t>
      </w:r>
    </w:p>
    <w:p w14:paraId="0972F741" w14:textId="77777777" w:rsidR="00027871" w:rsidRDefault="00000000">
      <w:pPr>
        <w:numPr>
          <w:ilvl w:val="1"/>
          <w:numId w:val="27"/>
        </w:numPr>
        <w:jc w:val="both"/>
        <w:rPr>
          <w:sz w:val="28"/>
          <w:szCs w:val="28"/>
        </w:rPr>
      </w:pPr>
      <w:r>
        <w:rPr>
          <w:sz w:val="28"/>
          <w:szCs w:val="28"/>
        </w:rPr>
        <w:t>Додати документацію по зразках викрійок - Можна додавати необмежену к-ть файлів різних форматів. При додаванню документу користувач має вказати:</w:t>
      </w:r>
    </w:p>
    <w:p w14:paraId="1A84402C" w14:textId="77777777" w:rsidR="00027871" w:rsidRDefault="00000000">
      <w:pPr>
        <w:numPr>
          <w:ilvl w:val="2"/>
          <w:numId w:val="27"/>
        </w:numPr>
        <w:jc w:val="both"/>
        <w:rPr>
          <w:sz w:val="28"/>
          <w:szCs w:val="28"/>
        </w:rPr>
      </w:pPr>
      <w:r>
        <w:rPr>
          <w:sz w:val="28"/>
          <w:szCs w:val="28"/>
        </w:rPr>
        <w:t>Назву документу;</w:t>
      </w:r>
    </w:p>
    <w:p w14:paraId="5E9E9D5E" w14:textId="77777777" w:rsidR="00027871" w:rsidRDefault="00000000">
      <w:pPr>
        <w:numPr>
          <w:ilvl w:val="2"/>
          <w:numId w:val="27"/>
        </w:numPr>
        <w:jc w:val="both"/>
        <w:rPr>
          <w:sz w:val="28"/>
          <w:szCs w:val="28"/>
        </w:rPr>
      </w:pPr>
      <w:r>
        <w:rPr>
          <w:sz w:val="28"/>
          <w:szCs w:val="28"/>
        </w:rPr>
        <w:t>Короткий опис або нотатку.</w:t>
      </w:r>
    </w:p>
    <w:p w14:paraId="060800A2" w14:textId="77777777" w:rsidR="00027871" w:rsidRDefault="00000000">
      <w:pPr>
        <w:numPr>
          <w:ilvl w:val="0"/>
          <w:numId w:val="27"/>
        </w:numPr>
        <w:jc w:val="both"/>
        <w:rPr>
          <w:sz w:val="28"/>
          <w:szCs w:val="28"/>
        </w:rPr>
      </w:pPr>
      <w:r>
        <w:rPr>
          <w:sz w:val="28"/>
          <w:szCs w:val="28"/>
        </w:rPr>
        <w:t xml:space="preserve">Користувач може зберегти відповідь на запит на цьому етапі додавши всі вище перелічені документи. Тепер дана відповідь на запит має з'явитися в списку всіх існуючих запитів Тендерного Менеджера зі статусом - Відкритий. </w:t>
      </w:r>
    </w:p>
    <w:p w14:paraId="7C0D0663" w14:textId="77777777" w:rsidR="00027871" w:rsidRDefault="00000000">
      <w:pPr>
        <w:numPr>
          <w:ilvl w:val="0"/>
          <w:numId w:val="27"/>
        </w:numPr>
        <w:jc w:val="both"/>
        <w:rPr>
          <w:sz w:val="28"/>
          <w:szCs w:val="28"/>
        </w:rPr>
      </w:pPr>
      <w:r>
        <w:rPr>
          <w:sz w:val="28"/>
          <w:szCs w:val="28"/>
        </w:rPr>
        <w:t>Після того як у системі з'явилося нова відповідь на запит, тенедрний менеджер або ж основний адмін отримує сповіщення і має змогу переглянути надані дані по цьому замовленню.</w:t>
      </w:r>
    </w:p>
    <w:p w14:paraId="1ABB055E" w14:textId="77777777" w:rsidR="00027871" w:rsidRDefault="00027871">
      <w:pPr>
        <w:jc w:val="both"/>
        <w:rPr>
          <w:sz w:val="28"/>
          <w:szCs w:val="28"/>
        </w:rPr>
      </w:pPr>
    </w:p>
    <w:p w14:paraId="13C9B54D" w14:textId="77777777" w:rsidR="00027871" w:rsidRDefault="00000000">
      <w:pPr>
        <w:pStyle w:val="5"/>
        <w:jc w:val="both"/>
        <w:rPr>
          <w:sz w:val="28"/>
          <w:szCs w:val="28"/>
        </w:rPr>
      </w:pPr>
      <w:bookmarkStart w:id="75" w:name="_2vh7bv9pg7ws" w:colFirst="0" w:colLast="0"/>
      <w:bookmarkEnd w:id="75"/>
      <w:r>
        <w:rPr>
          <w:sz w:val="28"/>
          <w:szCs w:val="28"/>
        </w:rPr>
        <w:t>Відповідь на</w:t>
      </w:r>
      <w:r>
        <w:rPr>
          <w:b/>
          <w:color w:val="000000"/>
          <w:sz w:val="28"/>
          <w:szCs w:val="28"/>
        </w:rPr>
        <w:t xml:space="preserve"> </w:t>
      </w:r>
      <w:r>
        <w:rPr>
          <w:sz w:val="28"/>
          <w:szCs w:val="28"/>
        </w:rPr>
        <w:t>Запит на прорахунок</w:t>
      </w:r>
    </w:p>
    <w:p w14:paraId="3C3D0FC2" w14:textId="77777777" w:rsidR="00027871" w:rsidRDefault="00027871">
      <w:pPr>
        <w:jc w:val="both"/>
      </w:pPr>
    </w:p>
    <w:p w14:paraId="0D925594" w14:textId="77777777" w:rsidR="00027871" w:rsidRDefault="00000000">
      <w:pPr>
        <w:jc w:val="both"/>
        <w:rPr>
          <w:sz w:val="28"/>
          <w:szCs w:val="28"/>
        </w:rPr>
      </w:pPr>
      <w:r>
        <w:rPr>
          <w:sz w:val="28"/>
          <w:szCs w:val="28"/>
        </w:rPr>
        <w:t>Користувач у ролі Технолог, завскладу, тендерний менеджер в залежності для кого призначений Запит на прорахунок, має мати змогу:</w:t>
      </w:r>
    </w:p>
    <w:p w14:paraId="41E9C8E9" w14:textId="77777777" w:rsidR="00027871" w:rsidRDefault="00000000">
      <w:pPr>
        <w:numPr>
          <w:ilvl w:val="0"/>
          <w:numId w:val="27"/>
        </w:numPr>
        <w:jc w:val="both"/>
        <w:rPr>
          <w:sz w:val="28"/>
          <w:szCs w:val="28"/>
        </w:rPr>
      </w:pPr>
      <w:r>
        <w:rPr>
          <w:sz w:val="28"/>
          <w:szCs w:val="28"/>
        </w:rPr>
        <w:t>Зайти в систему і перейти у розділ Запити;</w:t>
      </w:r>
    </w:p>
    <w:p w14:paraId="40CD6AB0" w14:textId="77777777" w:rsidR="00027871" w:rsidRDefault="00000000">
      <w:pPr>
        <w:numPr>
          <w:ilvl w:val="0"/>
          <w:numId w:val="27"/>
        </w:numPr>
        <w:jc w:val="both"/>
        <w:rPr>
          <w:sz w:val="28"/>
          <w:szCs w:val="28"/>
        </w:rPr>
      </w:pPr>
      <w:r>
        <w:rPr>
          <w:sz w:val="28"/>
          <w:szCs w:val="28"/>
        </w:rPr>
        <w:t>Переглянути існуючі запити з основними даними такі як:</w:t>
      </w:r>
    </w:p>
    <w:p w14:paraId="2382A5D3" w14:textId="77777777" w:rsidR="00027871" w:rsidRDefault="00000000">
      <w:pPr>
        <w:numPr>
          <w:ilvl w:val="1"/>
          <w:numId w:val="27"/>
        </w:numPr>
        <w:jc w:val="both"/>
        <w:rPr>
          <w:sz w:val="28"/>
          <w:szCs w:val="28"/>
        </w:rPr>
      </w:pPr>
      <w:r>
        <w:rPr>
          <w:sz w:val="28"/>
          <w:szCs w:val="28"/>
        </w:rPr>
        <w:t>Назва запиту;</w:t>
      </w:r>
    </w:p>
    <w:p w14:paraId="662058DB" w14:textId="77777777" w:rsidR="00027871" w:rsidRDefault="00000000">
      <w:pPr>
        <w:numPr>
          <w:ilvl w:val="1"/>
          <w:numId w:val="27"/>
        </w:numPr>
        <w:jc w:val="both"/>
        <w:rPr>
          <w:sz w:val="28"/>
          <w:szCs w:val="28"/>
        </w:rPr>
      </w:pPr>
      <w:r>
        <w:rPr>
          <w:sz w:val="28"/>
          <w:szCs w:val="28"/>
        </w:rPr>
        <w:t>Опис запиту:</w:t>
      </w:r>
    </w:p>
    <w:p w14:paraId="01FDB529" w14:textId="77777777" w:rsidR="00027871" w:rsidRDefault="00000000">
      <w:pPr>
        <w:numPr>
          <w:ilvl w:val="2"/>
          <w:numId w:val="27"/>
        </w:numPr>
        <w:jc w:val="both"/>
        <w:rPr>
          <w:sz w:val="28"/>
          <w:szCs w:val="28"/>
        </w:rPr>
      </w:pPr>
      <w:r>
        <w:rPr>
          <w:sz w:val="28"/>
          <w:szCs w:val="28"/>
        </w:rPr>
        <w:lastRenderedPageBreak/>
        <w:t>Текстове повідомлення де вказано суть запиту або ж можлива інструкція до виконання.</w:t>
      </w:r>
    </w:p>
    <w:p w14:paraId="7D1B9313" w14:textId="77777777" w:rsidR="00027871" w:rsidRDefault="00000000">
      <w:pPr>
        <w:numPr>
          <w:ilvl w:val="1"/>
          <w:numId w:val="27"/>
        </w:numPr>
        <w:jc w:val="both"/>
        <w:rPr>
          <w:sz w:val="28"/>
          <w:szCs w:val="28"/>
        </w:rPr>
      </w:pPr>
      <w:r>
        <w:rPr>
          <w:sz w:val="28"/>
          <w:szCs w:val="28"/>
        </w:rPr>
        <w:t>Специфікації та інші файли, якщо були прикріплені до запиту, наприклад шаблон за яким здійснюється прорахунок.</w:t>
      </w:r>
    </w:p>
    <w:p w14:paraId="25E62E0D" w14:textId="77777777" w:rsidR="00027871" w:rsidRDefault="00000000">
      <w:pPr>
        <w:numPr>
          <w:ilvl w:val="1"/>
          <w:numId w:val="27"/>
        </w:numPr>
        <w:jc w:val="both"/>
        <w:rPr>
          <w:sz w:val="28"/>
          <w:szCs w:val="28"/>
        </w:rPr>
      </w:pPr>
      <w:r>
        <w:rPr>
          <w:sz w:val="28"/>
          <w:szCs w:val="28"/>
        </w:rPr>
        <w:t>Терміни виконання запиту - дата до якої треба відправити;</w:t>
      </w:r>
    </w:p>
    <w:p w14:paraId="0A8173BB" w14:textId="77777777" w:rsidR="00027871" w:rsidRDefault="00000000">
      <w:pPr>
        <w:numPr>
          <w:ilvl w:val="1"/>
          <w:numId w:val="27"/>
        </w:numPr>
        <w:jc w:val="both"/>
        <w:rPr>
          <w:sz w:val="28"/>
          <w:szCs w:val="28"/>
        </w:rPr>
      </w:pPr>
      <w:r>
        <w:rPr>
          <w:sz w:val="28"/>
          <w:szCs w:val="28"/>
        </w:rPr>
        <w:t>Статус запиту:</w:t>
      </w:r>
    </w:p>
    <w:p w14:paraId="23417998" w14:textId="77777777" w:rsidR="00027871" w:rsidRDefault="00000000">
      <w:pPr>
        <w:numPr>
          <w:ilvl w:val="2"/>
          <w:numId w:val="27"/>
        </w:numPr>
        <w:jc w:val="both"/>
        <w:rPr>
          <w:sz w:val="28"/>
          <w:szCs w:val="28"/>
        </w:rPr>
      </w:pPr>
      <w:r>
        <w:rPr>
          <w:sz w:val="28"/>
          <w:szCs w:val="28"/>
        </w:rPr>
        <w:t xml:space="preserve">Відкритий; </w:t>
      </w:r>
    </w:p>
    <w:p w14:paraId="21E27996" w14:textId="77777777" w:rsidR="00027871" w:rsidRDefault="00000000">
      <w:pPr>
        <w:numPr>
          <w:ilvl w:val="2"/>
          <w:numId w:val="27"/>
        </w:numPr>
        <w:jc w:val="both"/>
        <w:rPr>
          <w:sz w:val="28"/>
          <w:szCs w:val="28"/>
        </w:rPr>
      </w:pPr>
      <w:r>
        <w:rPr>
          <w:sz w:val="28"/>
          <w:szCs w:val="28"/>
        </w:rPr>
        <w:t>Закритий.</w:t>
      </w:r>
    </w:p>
    <w:p w14:paraId="085F4045" w14:textId="77777777" w:rsidR="00027871" w:rsidRDefault="00000000">
      <w:pPr>
        <w:numPr>
          <w:ilvl w:val="0"/>
          <w:numId w:val="27"/>
        </w:numPr>
        <w:jc w:val="both"/>
        <w:rPr>
          <w:sz w:val="28"/>
          <w:szCs w:val="28"/>
        </w:rPr>
      </w:pPr>
      <w:r>
        <w:rPr>
          <w:sz w:val="28"/>
          <w:szCs w:val="28"/>
        </w:rPr>
        <w:t>Користувач повинен заповнити наступні поля:</w:t>
      </w:r>
    </w:p>
    <w:p w14:paraId="49314333" w14:textId="77777777" w:rsidR="00027871" w:rsidRDefault="00000000">
      <w:pPr>
        <w:numPr>
          <w:ilvl w:val="1"/>
          <w:numId w:val="27"/>
        </w:numPr>
        <w:jc w:val="both"/>
        <w:rPr>
          <w:sz w:val="28"/>
          <w:szCs w:val="28"/>
        </w:rPr>
      </w:pPr>
      <w:r>
        <w:rPr>
          <w:sz w:val="28"/>
          <w:szCs w:val="28"/>
        </w:rPr>
        <w:t>Назва запиту;</w:t>
      </w:r>
    </w:p>
    <w:p w14:paraId="01EBD4D9" w14:textId="77777777" w:rsidR="00027871" w:rsidRDefault="00000000">
      <w:pPr>
        <w:numPr>
          <w:ilvl w:val="1"/>
          <w:numId w:val="27"/>
        </w:numPr>
        <w:jc w:val="both"/>
        <w:rPr>
          <w:sz w:val="28"/>
          <w:szCs w:val="28"/>
        </w:rPr>
      </w:pPr>
      <w:r>
        <w:rPr>
          <w:sz w:val="28"/>
          <w:szCs w:val="28"/>
        </w:rPr>
        <w:t>Перелік всіх матеріалів та розхідників, що стосуються запиту;</w:t>
      </w:r>
    </w:p>
    <w:p w14:paraId="4F5129BA" w14:textId="77777777" w:rsidR="00027871" w:rsidRDefault="00000000">
      <w:pPr>
        <w:numPr>
          <w:ilvl w:val="1"/>
          <w:numId w:val="27"/>
        </w:numPr>
        <w:jc w:val="both"/>
        <w:rPr>
          <w:sz w:val="28"/>
          <w:szCs w:val="28"/>
        </w:rPr>
      </w:pPr>
      <w:r>
        <w:rPr>
          <w:sz w:val="28"/>
          <w:szCs w:val="28"/>
        </w:rPr>
        <w:t>Вартість роботи працівників, крою, логістики;</w:t>
      </w:r>
    </w:p>
    <w:p w14:paraId="77BA9471" w14:textId="77777777" w:rsidR="00027871" w:rsidRDefault="00000000">
      <w:pPr>
        <w:numPr>
          <w:ilvl w:val="1"/>
          <w:numId w:val="27"/>
        </w:numPr>
        <w:jc w:val="both"/>
        <w:rPr>
          <w:sz w:val="28"/>
          <w:szCs w:val="28"/>
        </w:rPr>
      </w:pPr>
      <w:r>
        <w:rPr>
          <w:sz w:val="28"/>
          <w:szCs w:val="28"/>
        </w:rPr>
        <w:t>Визначити коефіцієнт збільшення витрат;</w:t>
      </w:r>
    </w:p>
    <w:p w14:paraId="4BDDBC05" w14:textId="77777777" w:rsidR="00027871" w:rsidRDefault="00000000">
      <w:pPr>
        <w:numPr>
          <w:ilvl w:val="1"/>
          <w:numId w:val="27"/>
        </w:numPr>
        <w:jc w:val="both"/>
        <w:rPr>
          <w:sz w:val="28"/>
          <w:szCs w:val="28"/>
        </w:rPr>
      </w:pPr>
      <w:r>
        <w:rPr>
          <w:sz w:val="28"/>
          <w:szCs w:val="28"/>
        </w:rPr>
        <w:t>Визначити вартість кожного матеріалу за одиницю та загальну вартість за партію;</w:t>
      </w:r>
    </w:p>
    <w:p w14:paraId="1482E728" w14:textId="77777777" w:rsidR="00027871" w:rsidRDefault="00000000">
      <w:pPr>
        <w:numPr>
          <w:ilvl w:val="1"/>
          <w:numId w:val="27"/>
        </w:numPr>
        <w:jc w:val="both"/>
        <w:rPr>
          <w:sz w:val="28"/>
          <w:szCs w:val="28"/>
        </w:rPr>
      </w:pPr>
      <w:r>
        <w:rPr>
          <w:sz w:val="28"/>
          <w:szCs w:val="28"/>
        </w:rPr>
        <w:t>Вказати дату відвантаження матеріалу та розхідників;</w:t>
      </w:r>
    </w:p>
    <w:p w14:paraId="7CEAAD1D" w14:textId="77777777" w:rsidR="00027871" w:rsidRDefault="00000000">
      <w:pPr>
        <w:numPr>
          <w:ilvl w:val="1"/>
          <w:numId w:val="27"/>
        </w:numPr>
        <w:jc w:val="both"/>
        <w:rPr>
          <w:sz w:val="28"/>
          <w:szCs w:val="28"/>
        </w:rPr>
      </w:pPr>
      <w:r>
        <w:rPr>
          <w:sz w:val="28"/>
          <w:szCs w:val="28"/>
        </w:rPr>
        <w:t>Додати короткий опис або нотатку;</w:t>
      </w:r>
    </w:p>
    <w:p w14:paraId="52002B98" w14:textId="77777777" w:rsidR="00027871" w:rsidRDefault="00000000">
      <w:pPr>
        <w:numPr>
          <w:ilvl w:val="1"/>
          <w:numId w:val="27"/>
        </w:numPr>
        <w:jc w:val="both"/>
        <w:rPr>
          <w:sz w:val="28"/>
          <w:szCs w:val="28"/>
        </w:rPr>
      </w:pPr>
      <w:r>
        <w:rPr>
          <w:sz w:val="28"/>
          <w:szCs w:val="28"/>
        </w:rPr>
        <w:t>Додати документацію по запиту на прорахунок - Можна додавати необмежену к-ть файлів різних форматів. При додаванню документу користувач має вказати:</w:t>
      </w:r>
    </w:p>
    <w:p w14:paraId="6B953C02" w14:textId="77777777" w:rsidR="00027871" w:rsidRDefault="00000000">
      <w:pPr>
        <w:numPr>
          <w:ilvl w:val="2"/>
          <w:numId w:val="27"/>
        </w:numPr>
        <w:jc w:val="both"/>
        <w:rPr>
          <w:sz w:val="28"/>
          <w:szCs w:val="28"/>
        </w:rPr>
      </w:pPr>
      <w:r>
        <w:rPr>
          <w:sz w:val="28"/>
          <w:szCs w:val="28"/>
        </w:rPr>
        <w:t>Назву документу;</w:t>
      </w:r>
    </w:p>
    <w:p w14:paraId="572C181B" w14:textId="77777777" w:rsidR="00027871" w:rsidRDefault="00000000">
      <w:pPr>
        <w:numPr>
          <w:ilvl w:val="2"/>
          <w:numId w:val="27"/>
        </w:numPr>
        <w:jc w:val="both"/>
        <w:rPr>
          <w:sz w:val="28"/>
          <w:szCs w:val="28"/>
        </w:rPr>
      </w:pPr>
      <w:r>
        <w:rPr>
          <w:sz w:val="28"/>
          <w:szCs w:val="28"/>
        </w:rPr>
        <w:t>Короткий опис або нотатку.</w:t>
      </w:r>
    </w:p>
    <w:p w14:paraId="51A5958E" w14:textId="77777777" w:rsidR="00027871" w:rsidRDefault="00000000">
      <w:pPr>
        <w:numPr>
          <w:ilvl w:val="0"/>
          <w:numId w:val="27"/>
        </w:numPr>
        <w:jc w:val="both"/>
        <w:rPr>
          <w:sz w:val="28"/>
          <w:szCs w:val="28"/>
        </w:rPr>
      </w:pPr>
      <w:r>
        <w:rPr>
          <w:sz w:val="28"/>
          <w:szCs w:val="28"/>
        </w:rPr>
        <w:t xml:space="preserve">Користувач може зберегти відповідь на запит на цьому етапі додавши всі вище перелічені документи. Тепер дана відповідь на запит має з'явитися в списку всіх існуючих запитів Тендерного Менеджера зі статусом - Відкритий. </w:t>
      </w:r>
    </w:p>
    <w:p w14:paraId="586748F1" w14:textId="77777777" w:rsidR="00027871" w:rsidRDefault="00000000">
      <w:pPr>
        <w:numPr>
          <w:ilvl w:val="0"/>
          <w:numId w:val="27"/>
        </w:numPr>
        <w:jc w:val="both"/>
        <w:rPr>
          <w:sz w:val="28"/>
          <w:szCs w:val="28"/>
        </w:rPr>
      </w:pPr>
      <w:r>
        <w:rPr>
          <w:sz w:val="28"/>
          <w:szCs w:val="28"/>
        </w:rPr>
        <w:t>Після того як у системі з'явилося нова відповідь на запит, тендерний менеджер, або користувач, який створив даний Запит, отримує сповіщення і має змогу переглянути надані дані по цьому замовленню.</w:t>
      </w:r>
    </w:p>
    <w:p w14:paraId="0D663606" w14:textId="77777777" w:rsidR="00027871" w:rsidRDefault="00027871">
      <w:pPr>
        <w:jc w:val="both"/>
        <w:rPr>
          <w:sz w:val="28"/>
          <w:szCs w:val="28"/>
        </w:rPr>
      </w:pPr>
    </w:p>
    <w:p w14:paraId="253329F2" w14:textId="77777777" w:rsidR="00027871" w:rsidRDefault="00000000">
      <w:pPr>
        <w:pStyle w:val="5"/>
        <w:jc w:val="both"/>
      </w:pPr>
      <w:bookmarkStart w:id="76" w:name="_dm99qpd57r0c" w:colFirst="0" w:colLast="0"/>
      <w:bookmarkEnd w:id="76"/>
      <w:r>
        <w:rPr>
          <w:sz w:val="28"/>
          <w:szCs w:val="28"/>
        </w:rPr>
        <w:t>Відповідь на</w:t>
      </w:r>
      <w:r>
        <w:rPr>
          <w:b/>
          <w:color w:val="000000"/>
          <w:sz w:val="28"/>
          <w:szCs w:val="28"/>
        </w:rPr>
        <w:t xml:space="preserve"> </w:t>
      </w:r>
      <w:r>
        <w:rPr>
          <w:sz w:val="28"/>
          <w:szCs w:val="28"/>
        </w:rPr>
        <w:t>Запит на закупівлю</w:t>
      </w:r>
    </w:p>
    <w:p w14:paraId="36DCF15F" w14:textId="77777777" w:rsidR="00027871" w:rsidRDefault="00027871">
      <w:pPr>
        <w:jc w:val="both"/>
      </w:pPr>
    </w:p>
    <w:p w14:paraId="552495CA" w14:textId="77777777" w:rsidR="00027871" w:rsidRDefault="00000000">
      <w:pPr>
        <w:jc w:val="both"/>
        <w:rPr>
          <w:sz w:val="28"/>
          <w:szCs w:val="28"/>
        </w:rPr>
      </w:pPr>
      <w:r>
        <w:rPr>
          <w:sz w:val="28"/>
          <w:szCs w:val="28"/>
        </w:rPr>
        <w:t>Користувач у ролі Менеджер з закупівель має мати змогу:</w:t>
      </w:r>
    </w:p>
    <w:p w14:paraId="77933CC6" w14:textId="77777777" w:rsidR="00027871" w:rsidRDefault="00000000">
      <w:pPr>
        <w:numPr>
          <w:ilvl w:val="0"/>
          <w:numId w:val="27"/>
        </w:numPr>
        <w:jc w:val="both"/>
        <w:rPr>
          <w:sz w:val="28"/>
          <w:szCs w:val="28"/>
        </w:rPr>
      </w:pPr>
      <w:r>
        <w:rPr>
          <w:sz w:val="28"/>
          <w:szCs w:val="28"/>
        </w:rPr>
        <w:lastRenderedPageBreak/>
        <w:t>Зайти в систему і перейти у розділ Запити;</w:t>
      </w:r>
    </w:p>
    <w:p w14:paraId="668F6253" w14:textId="77777777" w:rsidR="00027871" w:rsidRDefault="00000000">
      <w:pPr>
        <w:numPr>
          <w:ilvl w:val="0"/>
          <w:numId w:val="27"/>
        </w:numPr>
        <w:jc w:val="both"/>
        <w:rPr>
          <w:sz w:val="28"/>
          <w:szCs w:val="28"/>
        </w:rPr>
      </w:pPr>
      <w:r>
        <w:rPr>
          <w:sz w:val="28"/>
          <w:szCs w:val="28"/>
        </w:rPr>
        <w:t>Переглянути існуючі запити з основними даними такі як:</w:t>
      </w:r>
    </w:p>
    <w:p w14:paraId="25BC07A9" w14:textId="77777777" w:rsidR="00027871" w:rsidRDefault="00000000">
      <w:pPr>
        <w:numPr>
          <w:ilvl w:val="1"/>
          <w:numId w:val="27"/>
        </w:numPr>
        <w:jc w:val="both"/>
        <w:rPr>
          <w:sz w:val="28"/>
          <w:szCs w:val="28"/>
        </w:rPr>
      </w:pPr>
      <w:r>
        <w:rPr>
          <w:sz w:val="28"/>
          <w:szCs w:val="28"/>
        </w:rPr>
        <w:t>Назва запиту;</w:t>
      </w:r>
    </w:p>
    <w:p w14:paraId="397E9B63" w14:textId="77777777" w:rsidR="00027871" w:rsidRDefault="00000000">
      <w:pPr>
        <w:numPr>
          <w:ilvl w:val="1"/>
          <w:numId w:val="27"/>
        </w:numPr>
        <w:jc w:val="both"/>
        <w:rPr>
          <w:sz w:val="28"/>
          <w:szCs w:val="28"/>
        </w:rPr>
      </w:pPr>
      <w:r>
        <w:rPr>
          <w:sz w:val="28"/>
          <w:szCs w:val="28"/>
        </w:rPr>
        <w:t>Опис запиту.</w:t>
      </w:r>
    </w:p>
    <w:p w14:paraId="491BF942" w14:textId="77777777" w:rsidR="00027871" w:rsidRDefault="00000000">
      <w:pPr>
        <w:numPr>
          <w:ilvl w:val="2"/>
          <w:numId w:val="27"/>
        </w:numPr>
        <w:jc w:val="both"/>
        <w:rPr>
          <w:sz w:val="28"/>
          <w:szCs w:val="28"/>
        </w:rPr>
      </w:pPr>
      <w:r>
        <w:rPr>
          <w:sz w:val="28"/>
          <w:szCs w:val="28"/>
        </w:rPr>
        <w:t>Текстове повідомлення де вказано суть запиту або ж можлива інструкція до виконання.</w:t>
      </w:r>
    </w:p>
    <w:p w14:paraId="51364014" w14:textId="77777777" w:rsidR="00027871" w:rsidRDefault="00000000">
      <w:pPr>
        <w:numPr>
          <w:ilvl w:val="1"/>
          <w:numId w:val="27"/>
        </w:numPr>
        <w:jc w:val="both"/>
        <w:rPr>
          <w:sz w:val="28"/>
          <w:szCs w:val="28"/>
        </w:rPr>
      </w:pPr>
      <w:r>
        <w:rPr>
          <w:sz w:val="28"/>
          <w:szCs w:val="28"/>
        </w:rPr>
        <w:t>Перелік та кількість матеріалів і фурнітури представлені до закупівлі;</w:t>
      </w:r>
    </w:p>
    <w:p w14:paraId="294516B5" w14:textId="77777777" w:rsidR="00027871" w:rsidRDefault="00000000">
      <w:pPr>
        <w:numPr>
          <w:ilvl w:val="1"/>
          <w:numId w:val="27"/>
        </w:numPr>
        <w:jc w:val="both"/>
        <w:rPr>
          <w:sz w:val="28"/>
          <w:szCs w:val="28"/>
        </w:rPr>
      </w:pPr>
      <w:r>
        <w:rPr>
          <w:sz w:val="28"/>
          <w:szCs w:val="28"/>
        </w:rPr>
        <w:t>Специфікації та інші файли, якщо були прикріплені до запиту;</w:t>
      </w:r>
    </w:p>
    <w:p w14:paraId="5A84F69E" w14:textId="77777777" w:rsidR="00027871" w:rsidRDefault="00000000">
      <w:pPr>
        <w:numPr>
          <w:ilvl w:val="1"/>
          <w:numId w:val="27"/>
        </w:numPr>
        <w:jc w:val="both"/>
        <w:rPr>
          <w:sz w:val="28"/>
          <w:szCs w:val="28"/>
        </w:rPr>
      </w:pPr>
      <w:r>
        <w:rPr>
          <w:sz w:val="28"/>
          <w:szCs w:val="28"/>
        </w:rPr>
        <w:t xml:space="preserve">Терміни виконання запиту - дата до якої треба відправити; </w:t>
      </w:r>
    </w:p>
    <w:p w14:paraId="39F5F593" w14:textId="77777777" w:rsidR="00027871" w:rsidRDefault="00000000">
      <w:pPr>
        <w:numPr>
          <w:ilvl w:val="1"/>
          <w:numId w:val="27"/>
        </w:numPr>
        <w:jc w:val="both"/>
        <w:rPr>
          <w:sz w:val="28"/>
          <w:szCs w:val="28"/>
        </w:rPr>
      </w:pPr>
      <w:r>
        <w:rPr>
          <w:sz w:val="28"/>
          <w:szCs w:val="28"/>
        </w:rPr>
        <w:t>Статус запиту:</w:t>
      </w:r>
    </w:p>
    <w:p w14:paraId="2BDACAA4" w14:textId="77777777" w:rsidR="00027871" w:rsidRDefault="00000000">
      <w:pPr>
        <w:numPr>
          <w:ilvl w:val="2"/>
          <w:numId w:val="27"/>
        </w:numPr>
        <w:jc w:val="both"/>
        <w:rPr>
          <w:sz w:val="28"/>
          <w:szCs w:val="28"/>
        </w:rPr>
      </w:pPr>
      <w:r>
        <w:rPr>
          <w:sz w:val="28"/>
          <w:szCs w:val="28"/>
        </w:rPr>
        <w:t xml:space="preserve">Відкритий. </w:t>
      </w:r>
    </w:p>
    <w:p w14:paraId="039CBEF0" w14:textId="77777777" w:rsidR="00027871" w:rsidRDefault="00000000">
      <w:pPr>
        <w:numPr>
          <w:ilvl w:val="2"/>
          <w:numId w:val="27"/>
        </w:numPr>
        <w:jc w:val="both"/>
        <w:rPr>
          <w:sz w:val="28"/>
          <w:szCs w:val="28"/>
        </w:rPr>
      </w:pPr>
      <w:r>
        <w:rPr>
          <w:sz w:val="28"/>
          <w:szCs w:val="28"/>
        </w:rPr>
        <w:t>Закритий.</w:t>
      </w:r>
    </w:p>
    <w:p w14:paraId="2F55A9FF" w14:textId="77777777" w:rsidR="00027871" w:rsidRDefault="00027871">
      <w:pPr>
        <w:jc w:val="both"/>
      </w:pPr>
    </w:p>
    <w:p w14:paraId="046766F2" w14:textId="77777777" w:rsidR="00027871" w:rsidRDefault="00027871">
      <w:pPr>
        <w:jc w:val="both"/>
      </w:pPr>
    </w:p>
    <w:p w14:paraId="0DE4F416" w14:textId="77777777" w:rsidR="00027871" w:rsidRDefault="00000000">
      <w:pPr>
        <w:pStyle w:val="4"/>
        <w:jc w:val="both"/>
        <w:rPr>
          <w:sz w:val="28"/>
          <w:szCs w:val="28"/>
        </w:rPr>
      </w:pPr>
      <w:bookmarkStart w:id="77" w:name="_oylogfx6gfez" w:colFirst="0" w:colLast="0"/>
      <w:bookmarkEnd w:id="77"/>
      <w:r>
        <w:rPr>
          <w:sz w:val="28"/>
          <w:szCs w:val="28"/>
        </w:rPr>
        <w:t>Додаткові Завдання</w:t>
      </w:r>
    </w:p>
    <w:p w14:paraId="23749CE0" w14:textId="77777777" w:rsidR="00027871" w:rsidRDefault="00027871">
      <w:pPr>
        <w:jc w:val="both"/>
        <w:rPr>
          <w:sz w:val="28"/>
          <w:szCs w:val="28"/>
        </w:rPr>
      </w:pPr>
    </w:p>
    <w:p w14:paraId="4BB30FA5" w14:textId="77777777" w:rsidR="00027871" w:rsidRDefault="00000000">
      <w:pPr>
        <w:jc w:val="both"/>
        <w:rPr>
          <w:sz w:val="28"/>
          <w:szCs w:val="28"/>
        </w:rPr>
      </w:pPr>
      <w:r>
        <w:rPr>
          <w:sz w:val="28"/>
          <w:szCs w:val="28"/>
        </w:rPr>
        <w:t xml:space="preserve">Тендерний менеджер після або ж під час створення Замовлення має мати змогу створювати супутні до замовлення завдання (свого роду таски). Якщо запити є обов'язковими елементами замовлення то завдання не є обов'язковими і можуть бути не прив'язані до самого Замовлення. </w:t>
      </w:r>
      <w:r>
        <w:rPr>
          <w:sz w:val="28"/>
          <w:szCs w:val="28"/>
        </w:rPr>
        <w:br/>
        <w:t>Завдання можуть бути свого роду списком тасок, кожна з яких має містити:</w:t>
      </w:r>
    </w:p>
    <w:p w14:paraId="2F6C17B7" w14:textId="77777777" w:rsidR="00027871" w:rsidRDefault="00000000">
      <w:pPr>
        <w:numPr>
          <w:ilvl w:val="0"/>
          <w:numId w:val="20"/>
        </w:numPr>
        <w:jc w:val="both"/>
        <w:rPr>
          <w:sz w:val="28"/>
          <w:szCs w:val="28"/>
        </w:rPr>
      </w:pPr>
      <w:r>
        <w:rPr>
          <w:sz w:val="28"/>
          <w:szCs w:val="28"/>
        </w:rPr>
        <w:t>Заголовок;</w:t>
      </w:r>
    </w:p>
    <w:p w14:paraId="60D69B19" w14:textId="77777777" w:rsidR="00027871" w:rsidRDefault="00000000">
      <w:pPr>
        <w:numPr>
          <w:ilvl w:val="0"/>
          <w:numId w:val="20"/>
        </w:numPr>
        <w:jc w:val="both"/>
        <w:rPr>
          <w:sz w:val="28"/>
          <w:szCs w:val="28"/>
        </w:rPr>
      </w:pPr>
      <w:r>
        <w:rPr>
          <w:sz w:val="28"/>
          <w:szCs w:val="28"/>
        </w:rPr>
        <w:t>Короткий опис;</w:t>
      </w:r>
    </w:p>
    <w:p w14:paraId="24090332" w14:textId="77777777" w:rsidR="00027871" w:rsidRDefault="00000000">
      <w:pPr>
        <w:numPr>
          <w:ilvl w:val="0"/>
          <w:numId w:val="20"/>
        </w:numPr>
        <w:jc w:val="both"/>
        <w:rPr>
          <w:sz w:val="28"/>
          <w:szCs w:val="28"/>
        </w:rPr>
      </w:pPr>
      <w:r>
        <w:rPr>
          <w:sz w:val="28"/>
          <w:szCs w:val="28"/>
        </w:rPr>
        <w:t>Дату створення;</w:t>
      </w:r>
    </w:p>
    <w:p w14:paraId="08CC6B56" w14:textId="77777777" w:rsidR="00027871" w:rsidRDefault="00000000">
      <w:pPr>
        <w:numPr>
          <w:ilvl w:val="0"/>
          <w:numId w:val="20"/>
        </w:numPr>
        <w:jc w:val="both"/>
        <w:rPr>
          <w:sz w:val="28"/>
          <w:szCs w:val="28"/>
        </w:rPr>
      </w:pPr>
      <w:r>
        <w:rPr>
          <w:sz w:val="28"/>
          <w:szCs w:val="28"/>
        </w:rPr>
        <w:t>Доданого виконавця;</w:t>
      </w:r>
    </w:p>
    <w:p w14:paraId="253E7160" w14:textId="77777777" w:rsidR="00027871" w:rsidRDefault="00000000">
      <w:pPr>
        <w:numPr>
          <w:ilvl w:val="0"/>
          <w:numId w:val="20"/>
        </w:numPr>
        <w:jc w:val="both"/>
        <w:rPr>
          <w:sz w:val="28"/>
          <w:szCs w:val="28"/>
        </w:rPr>
      </w:pPr>
      <w:r>
        <w:rPr>
          <w:sz w:val="28"/>
          <w:szCs w:val="28"/>
        </w:rPr>
        <w:t>Дату закриття;</w:t>
      </w:r>
    </w:p>
    <w:p w14:paraId="67902D04" w14:textId="77777777" w:rsidR="00027871" w:rsidRDefault="00000000">
      <w:pPr>
        <w:numPr>
          <w:ilvl w:val="0"/>
          <w:numId w:val="20"/>
        </w:numPr>
        <w:jc w:val="both"/>
        <w:rPr>
          <w:sz w:val="28"/>
          <w:szCs w:val="28"/>
        </w:rPr>
      </w:pPr>
      <w:r>
        <w:rPr>
          <w:sz w:val="28"/>
          <w:szCs w:val="28"/>
        </w:rPr>
        <w:t>Коментарі;</w:t>
      </w:r>
    </w:p>
    <w:p w14:paraId="211BD4B0" w14:textId="77777777" w:rsidR="00027871" w:rsidRDefault="00000000">
      <w:pPr>
        <w:numPr>
          <w:ilvl w:val="0"/>
          <w:numId w:val="20"/>
        </w:numPr>
        <w:jc w:val="both"/>
        <w:rPr>
          <w:sz w:val="28"/>
          <w:szCs w:val="28"/>
        </w:rPr>
      </w:pPr>
      <w:r>
        <w:rPr>
          <w:sz w:val="28"/>
          <w:szCs w:val="28"/>
        </w:rPr>
        <w:t>Статус (наприклад: Нове, В роботі, Виконане).</w:t>
      </w:r>
    </w:p>
    <w:p w14:paraId="43BB1C6F" w14:textId="77777777" w:rsidR="00027871" w:rsidRDefault="00000000">
      <w:pPr>
        <w:jc w:val="both"/>
        <w:rPr>
          <w:sz w:val="28"/>
          <w:szCs w:val="28"/>
        </w:rPr>
      </w:pPr>
      <w:r>
        <w:rPr>
          <w:sz w:val="28"/>
          <w:szCs w:val="28"/>
        </w:rPr>
        <w:t xml:space="preserve">Також має бути змога прикріпити виконавця до завдання і надіслати йому сповіщення. Виконавець має мати змогу змінити статус завдання. </w:t>
      </w:r>
    </w:p>
    <w:p w14:paraId="7C3EA683" w14:textId="77777777" w:rsidR="00027871" w:rsidRDefault="00000000">
      <w:pPr>
        <w:pStyle w:val="4"/>
        <w:jc w:val="both"/>
        <w:rPr>
          <w:sz w:val="28"/>
          <w:szCs w:val="28"/>
        </w:rPr>
      </w:pPr>
      <w:bookmarkStart w:id="78" w:name="_sozl0l9ogux" w:colFirst="0" w:colLast="0"/>
      <w:bookmarkEnd w:id="78"/>
      <w:r>
        <w:rPr>
          <w:sz w:val="28"/>
          <w:szCs w:val="28"/>
        </w:rPr>
        <w:lastRenderedPageBreak/>
        <w:t>Чек-лісти</w:t>
      </w:r>
    </w:p>
    <w:p w14:paraId="0A86E7C7" w14:textId="77777777" w:rsidR="00027871" w:rsidRDefault="00027871">
      <w:pPr>
        <w:jc w:val="both"/>
        <w:rPr>
          <w:sz w:val="28"/>
          <w:szCs w:val="28"/>
        </w:rPr>
      </w:pPr>
    </w:p>
    <w:p w14:paraId="74767E41" w14:textId="77777777" w:rsidR="00027871" w:rsidRDefault="00000000">
      <w:pPr>
        <w:jc w:val="both"/>
        <w:rPr>
          <w:sz w:val="28"/>
          <w:szCs w:val="28"/>
        </w:rPr>
      </w:pPr>
      <w:r>
        <w:rPr>
          <w:sz w:val="28"/>
          <w:szCs w:val="28"/>
        </w:rPr>
        <w:t xml:space="preserve">У системі має бути окремий елемент/модуль Чек-лістів, тобто списків активностей які мають бути здійсненні на тому чи іншому етапі виробництва. </w:t>
      </w:r>
    </w:p>
    <w:p w14:paraId="00D66FF7" w14:textId="77777777" w:rsidR="00027871" w:rsidRDefault="00027871">
      <w:pPr>
        <w:jc w:val="both"/>
        <w:rPr>
          <w:sz w:val="28"/>
          <w:szCs w:val="28"/>
        </w:rPr>
      </w:pPr>
    </w:p>
    <w:p w14:paraId="3D91FD05" w14:textId="77777777" w:rsidR="00027871" w:rsidRDefault="00000000">
      <w:pPr>
        <w:jc w:val="both"/>
        <w:rPr>
          <w:sz w:val="28"/>
          <w:szCs w:val="28"/>
        </w:rPr>
      </w:pPr>
      <w:r>
        <w:rPr>
          <w:sz w:val="28"/>
          <w:szCs w:val="28"/>
        </w:rPr>
        <w:t>Кожен користувач з відповідним доступом має мати змогу переглянути існуючі чек-лісти, внести зміни в них, видалити чи створити новий чекліст.</w:t>
      </w:r>
    </w:p>
    <w:p w14:paraId="24A47BB1" w14:textId="77777777" w:rsidR="00027871" w:rsidRDefault="00000000">
      <w:pPr>
        <w:jc w:val="both"/>
        <w:rPr>
          <w:sz w:val="28"/>
          <w:szCs w:val="28"/>
        </w:rPr>
      </w:pPr>
      <w:r>
        <w:rPr>
          <w:sz w:val="28"/>
          <w:szCs w:val="28"/>
        </w:rPr>
        <w:br/>
        <w:t xml:space="preserve">Тендерний менеджер зокрема може створити чек-ліст на окреме замовлення. Для цього користувач має вибрати функціонал “Додати чек-ліст”, вказати назву, виконавця (Роль користувача) та додати необхідні пункти/задачі. </w:t>
      </w:r>
      <w:r>
        <w:rPr>
          <w:sz w:val="28"/>
          <w:szCs w:val="28"/>
        </w:rPr>
        <w:br/>
        <w:t>Після збереження, цей чек-ліст має відображатись на сторінці певного замовлення. Користувач має мати змогу визначити пройдені/виконані кроки в чек-лісті та додавати при потребі нові.</w:t>
      </w:r>
    </w:p>
    <w:p w14:paraId="5529F032" w14:textId="77777777" w:rsidR="00027871" w:rsidRDefault="00027871">
      <w:pPr>
        <w:jc w:val="both"/>
        <w:rPr>
          <w:sz w:val="28"/>
          <w:szCs w:val="28"/>
        </w:rPr>
      </w:pPr>
    </w:p>
    <w:p w14:paraId="44F07F29" w14:textId="77777777" w:rsidR="00027871" w:rsidRDefault="00000000">
      <w:pPr>
        <w:pStyle w:val="4"/>
        <w:spacing w:line="240" w:lineRule="auto"/>
        <w:jc w:val="both"/>
        <w:rPr>
          <w:sz w:val="28"/>
          <w:szCs w:val="28"/>
        </w:rPr>
      </w:pPr>
      <w:bookmarkStart w:id="79" w:name="_uiu9mhedrnmz" w:colFirst="0" w:colLast="0"/>
      <w:bookmarkEnd w:id="79"/>
      <w:r>
        <w:rPr>
          <w:sz w:val="28"/>
          <w:szCs w:val="28"/>
        </w:rPr>
        <w:t>Звіти по замовленню</w:t>
      </w:r>
    </w:p>
    <w:p w14:paraId="594B2F4B" w14:textId="77777777" w:rsidR="00027871" w:rsidRDefault="00027871">
      <w:pPr>
        <w:spacing w:line="240" w:lineRule="auto"/>
        <w:jc w:val="both"/>
        <w:rPr>
          <w:sz w:val="28"/>
          <w:szCs w:val="28"/>
        </w:rPr>
      </w:pPr>
    </w:p>
    <w:p w14:paraId="34624390" w14:textId="77777777" w:rsidR="00027871" w:rsidRDefault="00000000">
      <w:pPr>
        <w:spacing w:line="240" w:lineRule="auto"/>
        <w:jc w:val="both"/>
        <w:rPr>
          <w:sz w:val="28"/>
          <w:szCs w:val="28"/>
        </w:rPr>
      </w:pPr>
      <w:r>
        <w:rPr>
          <w:sz w:val="28"/>
          <w:szCs w:val="28"/>
        </w:rPr>
        <w:t>Кожне замовлення має містити як окремий елемент Звіт. Звіт це фінальні матеріали по цьому замовленню, а саме відповіді на запити:</w:t>
      </w:r>
      <w:r>
        <w:rPr>
          <w:sz w:val="28"/>
          <w:szCs w:val="28"/>
        </w:rPr>
        <w:br/>
      </w:r>
    </w:p>
    <w:p w14:paraId="38C6B3B2" w14:textId="77777777" w:rsidR="00027871" w:rsidRDefault="00000000">
      <w:pPr>
        <w:numPr>
          <w:ilvl w:val="0"/>
          <w:numId w:val="40"/>
        </w:numPr>
        <w:spacing w:line="240" w:lineRule="auto"/>
        <w:jc w:val="both"/>
        <w:rPr>
          <w:sz w:val="28"/>
          <w:szCs w:val="28"/>
        </w:rPr>
      </w:pPr>
      <w:r>
        <w:rPr>
          <w:sz w:val="28"/>
          <w:szCs w:val="28"/>
        </w:rPr>
        <w:t>Відповідь складу по наявності матеріалів - перелік того що і в яких кількостях наявно, а що і в яких кількостях треба замовити;</w:t>
      </w:r>
    </w:p>
    <w:p w14:paraId="39E878F9" w14:textId="77777777" w:rsidR="00027871" w:rsidRDefault="00000000">
      <w:pPr>
        <w:numPr>
          <w:ilvl w:val="0"/>
          <w:numId w:val="40"/>
        </w:numPr>
        <w:spacing w:line="240" w:lineRule="auto"/>
        <w:jc w:val="both"/>
        <w:rPr>
          <w:sz w:val="28"/>
          <w:szCs w:val="28"/>
        </w:rPr>
      </w:pPr>
      <w:r>
        <w:rPr>
          <w:sz w:val="28"/>
          <w:szCs w:val="28"/>
        </w:rPr>
        <w:t>Лекала для відшиття пробного зразку - наявні чи ні. Якщо ні, то коли будуть виготовлені;</w:t>
      </w:r>
    </w:p>
    <w:p w14:paraId="2675C2F9" w14:textId="77777777" w:rsidR="00027871" w:rsidRDefault="00000000">
      <w:pPr>
        <w:numPr>
          <w:ilvl w:val="0"/>
          <w:numId w:val="40"/>
        </w:numPr>
        <w:spacing w:line="240" w:lineRule="auto"/>
        <w:jc w:val="both"/>
        <w:rPr>
          <w:sz w:val="28"/>
          <w:szCs w:val="28"/>
        </w:rPr>
      </w:pPr>
      <w:r>
        <w:rPr>
          <w:sz w:val="28"/>
          <w:szCs w:val="28"/>
        </w:rPr>
        <w:t>Пропонована/розрахована вартість - як окремий файл Калькуляції, та окремо вказана фінальна загальна сума на 1 виріб та на всю партію;</w:t>
      </w:r>
    </w:p>
    <w:p w14:paraId="0EC58E1F" w14:textId="77777777" w:rsidR="00027871" w:rsidRDefault="00000000">
      <w:pPr>
        <w:numPr>
          <w:ilvl w:val="0"/>
          <w:numId w:val="40"/>
        </w:numPr>
        <w:spacing w:line="240" w:lineRule="auto"/>
        <w:jc w:val="both"/>
        <w:rPr>
          <w:sz w:val="28"/>
          <w:szCs w:val="28"/>
        </w:rPr>
      </w:pPr>
      <w:r>
        <w:rPr>
          <w:sz w:val="28"/>
          <w:szCs w:val="28"/>
        </w:rPr>
        <w:t>Кількість часу потрібного на виготовлення 1 одиниці виробу;</w:t>
      </w:r>
    </w:p>
    <w:p w14:paraId="4BE9EF90" w14:textId="77777777" w:rsidR="00027871" w:rsidRDefault="00000000">
      <w:pPr>
        <w:numPr>
          <w:ilvl w:val="0"/>
          <w:numId w:val="40"/>
        </w:numPr>
        <w:spacing w:line="240" w:lineRule="auto"/>
        <w:jc w:val="both"/>
        <w:rPr>
          <w:sz w:val="28"/>
          <w:szCs w:val="28"/>
        </w:rPr>
      </w:pPr>
      <w:r>
        <w:rPr>
          <w:sz w:val="28"/>
          <w:szCs w:val="28"/>
        </w:rPr>
        <w:t>Додана Конфекційна карта виробу;</w:t>
      </w:r>
    </w:p>
    <w:p w14:paraId="689838E8" w14:textId="77777777" w:rsidR="00027871" w:rsidRDefault="00000000">
      <w:pPr>
        <w:numPr>
          <w:ilvl w:val="0"/>
          <w:numId w:val="40"/>
        </w:numPr>
        <w:spacing w:line="240" w:lineRule="auto"/>
        <w:jc w:val="both"/>
        <w:rPr>
          <w:sz w:val="28"/>
          <w:szCs w:val="28"/>
        </w:rPr>
      </w:pPr>
      <w:r>
        <w:rPr>
          <w:sz w:val="28"/>
          <w:szCs w:val="28"/>
        </w:rPr>
        <w:t>Повна тех.спека на 1 виріб.</w:t>
      </w:r>
    </w:p>
    <w:p w14:paraId="32CC1511" w14:textId="77777777" w:rsidR="00027871" w:rsidRDefault="00027871">
      <w:pPr>
        <w:spacing w:line="240" w:lineRule="auto"/>
        <w:jc w:val="both"/>
        <w:rPr>
          <w:sz w:val="28"/>
          <w:szCs w:val="28"/>
          <w:highlight w:val="yellow"/>
        </w:rPr>
      </w:pPr>
    </w:p>
    <w:p w14:paraId="5A50FF85" w14:textId="77777777" w:rsidR="00027871" w:rsidRDefault="00000000">
      <w:pPr>
        <w:spacing w:line="240" w:lineRule="auto"/>
        <w:jc w:val="center"/>
        <w:rPr>
          <w:sz w:val="28"/>
          <w:szCs w:val="28"/>
          <w:highlight w:val="yellow"/>
        </w:rPr>
      </w:pPr>
      <w:r>
        <w:rPr>
          <w:sz w:val="28"/>
          <w:szCs w:val="28"/>
        </w:rPr>
        <w:lastRenderedPageBreak/>
        <w:t>Приклад Конфекційної карти виробу</w:t>
      </w:r>
      <w:hyperlink r:id="rId19">
        <w:r>
          <w:rPr>
            <w:noProof/>
            <w:color w:val="1155CC"/>
            <w:sz w:val="28"/>
            <w:szCs w:val="28"/>
            <w:highlight w:val="yellow"/>
            <w:u w:val="single"/>
          </w:rPr>
          <w:drawing>
            <wp:inline distT="114300" distB="114300" distL="114300" distR="114300" wp14:anchorId="03BEFCA4" wp14:editId="50EEDCF2">
              <wp:extent cx="5943600" cy="335280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5943600" cy="3352800"/>
                      </a:xfrm>
                      <a:prstGeom prst="rect">
                        <a:avLst/>
                      </a:prstGeom>
                      <a:ln/>
                    </pic:spPr>
                  </pic:pic>
                </a:graphicData>
              </a:graphic>
            </wp:inline>
          </w:drawing>
        </w:r>
      </w:hyperlink>
    </w:p>
    <w:p w14:paraId="7067830E" w14:textId="77777777" w:rsidR="00027871" w:rsidRDefault="00000000">
      <w:pPr>
        <w:pStyle w:val="3"/>
        <w:spacing w:line="240" w:lineRule="auto"/>
        <w:jc w:val="both"/>
      </w:pPr>
      <w:bookmarkStart w:id="80" w:name="_d6q19h8fefv8" w:colFirst="0" w:colLast="0"/>
      <w:bookmarkEnd w:id="80"/>
      <w:r>
        <w:t>Пропозиція</w:t>
      </w:r>
    </w:p>
    <w:p w14:paraId="4E1BA5F3" w14:textId="77777777" w:rsidR="00027871" w:rsidRDefault="00027871">
      <w:pPr>
        <w:jc w:val="both"/>
      </w:pPr>
    </w:p>
    <w:p w14:paraId="15BA2A7B" w14:textId="77777777" w:rsidR="00027871" w:rsidRDefault="00000000">
      <w:pPr>
        <w:jc w:val="both"/>
        <w:rPr>
          <w:sz w:val="28"/>
          <w:szCs w:val="28"/>
        </w:rPr>
      </w:pPr>
      <w:r>
        <w:rPr>
          <w:sz w:val="28"/>
          <w:szCs w:val="28"/>
        </w:rPr>
        <w:t>Пропозиція - це другий етап тендеру. Цей етап починається з виготовлення пробного зразка, схвалення замовником, перемоги в торгах і триває до початку запуску виробництва, а також включає в себе переговори і підписання договору про співпрацю з Замовником.</w:t>
      </w:r>
    </w:p>
    <w:p w14:paraId="21FC63F0" w14:textId="77777777" w:rsidR="00027871" w:rsidRDefault="00027871">
      <w:pPr>
        <w:jc w:val="both"/>
      </w:pPr>
    </w:p>
    <w:p w14:paraId="6A92AAF4" w14:textId="77777777" w:rsidR="00027871" w:rsidRDefault="00027871">
      <w:pPr>
        <w:spacing w:line="240" w:lineRule="auto"/>
        <w:jc w:val="both"/>
        <w:rPr>
          <w:sz w:val="28"/>
          <w:szCs w:val="28"/>
        </w:rPr>
      </w:pPr>
    </w:p>
    <w:p w14:paraId="17B53865" w14:textId="77777777" w:rsidR="00027871" w:rsidRDefault="00000000">
      <w:pPr>
        <w:spacing w:line="240" w:lineRule="auto"/>
        <w:jc w:val="both"/>
        <w:rPr>
          <w:sz w:val="28"/>
          <w:szCs w:val="28"/>
        </w:rPr>
      </w:pPr>
      <w:r>
        <w:rPr>
          <w:sz w:val="28"/>
          <w:szCs w:val="28"/>
        </w:rPr>
        <w:t xml:space="preserve">Кожне Погоджене адміном/менеджером замовлення має мати як окремий елемент - Пропозицію. Цей модуль або ж частина Замовлення включає в себе: </w:t>
      </w:r>
    </w:p>
    <w:p w14:paraId="1E4147CC" w14:textId="77777777" w:rsidR="00027871" w:rsidRDefault="00000000">
      <w:pPr>
        <w:numPr>
          <w:ilvl w:val="0"/>
          <w:numId w:val="1"/>
        </w:numPr>
        <w:spacing w:line="240" w:lineRule="auto"/>
        <w:jc w:val="both"/>
        <w:rPr>
          <w:sz w:val="28"/>
          <w:szCs w:val="28"/>
        </w:rPr>
      </w:pPr>
      <w:r>
        <w:rPr>
          <w:sz w:val="28"/>
          <w:szCs w:val="28"/>
        </w:rPr>
        <w:t>Звіт по замовленню;</w:t>
      </w:r>
    </w:p>
    <w:p w14:paraId="496C0D10" w14:textId="77777777" w:rsidR="00027871" w:rsidRDefault="00000000">
      <w:pPr>
        <w:numPr>
          <w:ilvl w:val="0"/>
          <w:numId w:val="1"/>
        </w:numPr>
        <w:spacing w:line="240" w:lineRule="auto"/>
        <w:jc w:val="both"/>
        <w:rPr>
          <w:sz w:val="28"/>
          <w:szCs w:val="28"/>
        </w:rPr>
      </w:pPr>
      <w:r>
        <w:rPr>
          <w:sz w:val="28"/>
          <w:szCs w:val="28"/>
        </w:rPr>
        <w:t>Пакет документів переможця;</w:t>
      </w:r>
    </w:p>
    <w:p w14:paraId="513E023E" w14:textId="77777777" w:rsidR="00027871" w:rsidRDefault="00000000">
      <w:pPr>
        <w:numPr>
          <w:ilvl w:val="0"/>
          <w:numId w:val="1"/>
        </w:numPr>
        <w:spacing w:line="240" w:lineRule="auto"/>
        <w:jc w:val="both"/>
        <w:rPr>
          <w:sz w:val="28"/>
          <w:szCs w:val="28"/>
        </w:rPr>
      </w:pPr>
      <w:r>
        <w:rPr>
          <w:sz w:val="28"/>
          <w:szCs w:val="28"/>
        </w:rPr>
        <w:t>Технічна специфікація виробу (калькуляція, лекала, зразки матеріалів, опис, тощо);</w:t>
      </w:r>
    </w:p>
    <w:p w14:paraId="52E8DFC9" w14:textId="77777777" w:rsidR="00027871" w:rsidRDefault="00000000">
      <w:pPr>
        <w:numPr>
          <w:ilvl w:val="0"/>
          <w:numId w:val="1"/>
        </w:numPr>
        <w:spacing w:line="240" w:lineRule="auto"/>
        <w:jc w:val="both"/>
        <w:rPr>
          <w:sz w:val="28"/>
          <w:szCs w:val="28"/>
        </w:rPr>
      </w:pPr>
      <w:r>
        <w:rPr>
          <w:sz w:val="28"/>
          <w:szCs w:val="28"/>
        </w:rPr>
        <w:t>Карта виробу (Конфекційна карта);</w:t>
      </w:r>
    </w:p>
    <w:p w14:paraId="4ADE0500" w14:textId="77777777" w:rsidR="00027871" w:rsidRDefault="00000000">
      <w:pPr>
        <w:numPr>
          <w:ilvl w:val="0"/>
          <w:numId w:val="1"/>
        </w:numPr>
        <w:spacing w:line="240" w:lineRule="auto"/>
        <w:jc w:val="both"/>
        <w:rPr>
          <w:sz w:val="28"/>
          <w:szCs w:val="28"/>
        </w:rPr>
      </w:pPr>
      <w:r>
        <w:rPr>
          <w:sz w:val="28"/>
          <w:szCs w:val="28"/>
        </w:rPr>
        <w:t>Калькуляція виробу (файл калькуляції);</w:t>
      </w:r>
    </w:p>
    <w:p w14:paraId="4272A8D1" w14:textId="77777777" w:rsidR="00027871" w:rsidRDefault="00000000">
      <w:pPr>
        <w:numPr>
          <w:ilvl w:val="0"/>
          <w:numId w:val="1"/>
        </w:numPr>
        <w:spacing w:line="240" w:lineRule="auto"/>
        <w:jc w:val="both"/>
        <w:rPr>
          <w:sz w:val="28"/>
          <w:szCs w:val="28"/>
        </w:rPr>
      </w:pPr>
      <w:r>
        <w:rPr>
          <w:sz w:val="28"/>
          <w:szCs w:val="28"/>
        </w:rPr>
        <w:t>Банківська гарантія або ж квитанція про оплату (може бути завантажена як файл певного формату - наприклад .pdf);</w:t>
      </w:r>
    </w:p>
    <w:p w14:paraId="43C32F45" w14:textId="77777777" w:rsidR="00027871" w:rsidRDefault="00000000">
      <w:pPr>
        <w:numPr>
          <w:ilvl w:val="0"/>
          <w:numId w:val="1"/>
        </w:numPr>
        <w:spacing w:line="240" w:lineRule="auto"/>
        <w:jc w:val="both"/>
        <w:rPr>
          <w:sz w:val="28"/>
          <w:szCs w:val="28"/>
        </w:rPr>
      </w:pPr>
      <w:r>
        <w:rPr>
          <w:sz w:val="28"/>
          <w:szCs w:val="28"/>
        </w:rPr>
        <w:t>Документи по сертифікації;</w:t>
      </w:r>
    </w:p>
    <w:p w14:paraId="31F93FA3" w14:textId="77777777" w:rsidR="00027871" w:rsidRDefault="00000000">
      <w:pPr>
        <w:numPr>
          <w:ilvl w:val="0"/>
          <w:numId w:val="1"/>
        </w:numPr>
        <w:spacing w:line="240" w:lineRule="auto"/>
        <w:jc w:val="both"/>
        <w:rPr>
          <w:sz w:val="28"/>
          <w:szCs w:val="28"/>
        </w:rPr>
      </w:pPr>
      <w:r>
        <w:rPr>
          <w:sz w:val="28"/>
          <w:szCs w:val="28"/>
        </w:rPr>
        <w:t>Протокол від лабораторії про виріб;</w:t>
      </w:r>
    </w:p>
    <w:p w14:paraId="420B1453" w14:textId="77777777" w:rsidR="00027871" w:rsidRDefault="00000000">
      <w:pPr>
        <w:numPr>
          <w:ilvl w:val="0"/>
          <w:numId w:val="1"/>
        </w:numPr>
        <w:spacing w:line="240" w:lineRule="auto"/>
        <w:jc w:val="both"/>
        <w:rPr>
          <w:sz w:val="28"/>
          <w:szCs w:val="28"/>
        </w:rPr>
      </w:pPr>
      <w:r>
        <w:rPr>
          <w:sz w:val="28"/>
          <w:szCs w:val="28"/>
        </w:rPr>
        <w:lastRenderedPageBreak/>
        <w:t>Договір - це договір з замовником (в електронному форматі).</w:t>
      </w:r>
    </w:p>
    <w:p w14:paraId="3E179243" w14:textId="77777777" w:rsidR="00027871" w:rsidRDefault="00027871">
      <w:pPr>
        <w:spacing w:line="240" w:lineRule="auto"/>
        <w:jc w:val="both"/>
        <w:rPr>
          <w:b/>
          <w:sz w:val="28"/>
          <w:szCs w:val="28"/>
        </w:rPr>
      </w:pPr>
    </w:p>
    <w:p w14:paraId="2952F393" w14:textId="77777777" w:rsidR="00027871" w:rsidRDefault="00027871">
      <w:pPr>
        <w:spacing w:line="240" w:lineRule="auto"/>
        <w:jc w:val="both"/>
        <w:rPr>
          <w:sz w:val="28"/>
          <w:szCs w:val="28"/>
          <w:highlight w:val="yellow"/>
        </w:rPr>
      </w:pPr>
    </w:p>
    <w:p w14:paraId="6E572312" w14:textId="77777777" w:rsidR="00027871" w:rsidRDefault="00000000">
      <w:pPr>
        <w:spacing w:line="240" w:lineRule="auto"/>
        <w:jc w:val="both"/>
        <w:rPr>
          <w:sz w:val="28"/>
          <w:szCs w:val="28"/>
        </w:rPr>
      </w:pPr>
      <w:r>
        <w:rPr>
          <w:sz w:val="28"/>
          <w:szCs w:val="28"/>
        </w:rPr>
        <w:t xml:space="preserve">Підготовлена пропозиція може бути завантажена з системи - експортована як zip  файл документів або надіслана імейлом замовнику із самої системи. </w:t>
      </w:r>
    </w:p>
    <w:p w14:paraId="1FE94D1F" w14:textId="77777777" w:rsidR="00027871" w:rsidRDefault="00027871">
      <w:pPr>
        <w:spacing w:line="240" w:lineRule="auto"/>
        <w:jc w:val="both"/>
        <w:rPr>
          <w:sz w:val="28"/>
          <w:szCs w:val="28"/>
          <w:highlight w:val="yellow"/>
        </w:rPr>
      </w:pPr>
    </w:p>
    <w:p w14:paraId="5440612C" w14:textId="77777777" w:rsidR="00027871" w:rsidRDefault="00000000">
      <w:pPr>
        <w:spacing w:line="240" w:lineRule="auto"/>
        <w:jc w:val="both"/>
        <w:rPr>
          <w:sz w:val="28"/>
          <w:szCs w:val="28"/>
        </w:rPr>
      </w:pPr>
      <w:r>
        <w:rPr>
          <w:sz w:val="28"/>
          <w:szCs w:val="28"/>
        </w:rPr>
        <w:t xml:space="preserve">При потребі Тендерний менеджер може скористатись функціоналом відправки повідомлень користувачам що перебувають поза системою, а саме надіслати емейлом певний пакет документів чи один документ з описом до вибраного отримувача прямо із системи. </w:t>
      </w:r>
    </w:p>
    <w:p w14:paraId="44DCB6B1" w14:textId="77777777" w:rsidR="00027871" w:rsidRDefault="00027871">
      <w:pPr>
        <w:jc w:val="both"/>
        <w:rPr>
          <w:sz w:val="28"/>
          <w:szCs w:val="28"/>
        </w:rPr>
      </w:pPr>
    </w:p>
    <w:p w14:paraId="625978BE" w14:textId="77777777" w:rsidR="00027871" w:rsidRDefault="00000000">
      <w:pPr>
        <w:jc w:val="both"/>
        <w:rPr>
          <w:sz w:val="28"/>
          <w:szCs w:val="28"/>
        </w:rPr>
      </w:pPr>
      <w:r>
        <w:rPr>
          <w:sz w:val="28"/>
          <w:szCs w:val="28"/>
        </w:rPr>
        <w:t>Після створення замовлення у системі та додавання всіх даних і відправки всіх необхідних запитів, відбувається підготовка необхідної документації та підготовка затребуваних Замовником сертифікатів, виготовлення пробного зразка, надсилання документації і зразка Замовнику.</w:t>
      </w:r>
      <w:r>
        <w:rPr>
          <w:sz w:val="28"/>
          <w:szCs w:val="28"/>
        </w:rPr>
        <w:br/>
        <w:t xml:space="preserve">Всі ці активності можуть бути забезпечені в системі через функціонал додавання документів, створення запитів, завдань, чек-лістів та відправлення емейлів зовнішнім учасникам процесу. </w:t>
      </w:r>
    </w:p>
    <w:p w14:paraId="1D7A0610" w14:textId="77777777" w:rsidR="00027871" w:rsidRDefault="00027871">
      <w:pPr>
        <w:jc w:val="both"/>
        <w:rPr>
          <w:sz w:val="28"/>
          <w:szCs w:val="28"/>
        </w:rPr>
      </w:pPr>
    </w:p>
    <w:p w14:paraId="6D476302" w14:textId="77777777" w:rsidR="00027871" w:rsidRDefault="00000000">
      <w:pPr>
        <w:jc w:val="both"/>
        <w:rPr>
          <w:sz w:val="28"/>
          <w:szCs w:val="28"/>
        </w:rPr>
      </w:pPr>
      <w:r>
        <w:rPr>
          <w:sz w:val="28"/>
          <w:szCs w:val="28"/>
        </w:rPr>
        <w:t xml:space="preserve">Після того як замовник погодив Пропозицію, тендерний менеджер чи адмін у системі має змінити статус замовлення на Перемога. </w:t>
      </w:r>
    </w:p>
    <w:p w14:paraId="66AE43B4" w14:textId="77777777" w:rsidR="00027871" w:rsidRDefault="00000000">
      <w:pPr>
        <w:jc w:val="both"/>
        <w:rPr>
          <w:sz w:val="28"/>
          <w:szCs w:val="28"/>
        </w:rPr>
      </w:pPr>
      <w:r>
        <w:rPr>
          <w:sz w:val="28"/>
          <w:szCs w:val="28"/>
        </w:rPr>
        <w:t>Якщо Пропозиція була відхилена, то користувач має змінити статус замовлення на Програш і вказати причини відмови. Усі замовлення з таким статусом можуть міститися в окремому розділі (списку).</w:t>
      </w:r>
      <w:r>
        <w:rPr>
          <w:sz w:val="28"/>
          <w:szCs w:val="28"/>
        </w:rPr>
        <w:br/>
      </w:r>
    </w:p>
    <w:p w14:paraId="46683385" w14:textId="77777777" w:rsidR="00027871" w:rsidRDefault="00000000">
      <w:pPr>
        <w:pStyle w:val="3"/>
      </w:pPr>
      <w:bookmarkStart w:id="81" w:name="_ky9johqzkd6y" w:colFirst="0" w:colLast="0"/>
      <w:bookmarkEnd w:id="81"/>
      <w:r>
        <w:t>Актуальний Договір</w:t>
      </w:r>
    </w:p>
    <w:p w14:paraId="268D5B12" w14:textId="77777777" w:rsidR="00027871" w:rsidRDefault="00027871">
      <w:pPr>
        <w:jc w:val="both"/>
      </w:pPr>
    </w:p>
    <w:p w14:paraId="17EB8EA5" w14:textId="77777777" w:rsidR="00027871" w:rsidRDefault="00000000">
      <w:pPr>
        <w:jc w:val="both"/>
        <w:rPr>
          <w:sz w:val="28"/>
          <w:szCs w:val="28"/>
        </w:rPr>
      </w:pPr>
      <w:r>
        <w:rPr>
          <w:sz w:val="28"/>
          <w:szCs w:val="28"/>
        </w:rPr>
        <w:t>Актуальний Договір - це сутність в системі яка стосується третього етапу тендеру, який відбувається від початку запуску виробництва до завершення відшиву партії виробів і оплати їх з боку Замовника.</w:t>
      </w:r>
    </w:p>
    <w:p w14:paraId="42CBFFE5" w14:textId="77777777" w:rsidR="00027871" w:rsidRDefault="00027871">
      <w:pPr>
        <w:jc w:val="both"/>
        <w:rPr>
          <w:sz w:val="28"/>
          <w:szCs w:val="28"/>
        </w:rPr>
      </w:pPr>
    </w:p>
    <w:p w14:paraId="2724D7A0" w14:textId="77777777" w:rsidR="00027871" w:rsidRDefault="00000000">
      <w:pPr>
        <w:jc w:val="both"/>
        <w:rPr>
          <w:sz w:val="28"/>
          <w:szCs w:val="28"/>
        </w:rPr>
      </w:pPr>
      <w:r>
        <w:rPr>
          <w:sz w:val="28"/>
          <w:szCs w:val="28"/>
        </w:rPr>
        <w:t>У фізичному світі робота над Актуальним Договором включає наступні етапи:</w:t>
      </w:r>
    </w:p>
    <w:p w14:paraId="4B70CA06" w14:textId="77777777" w:rsidR="00027871" w:rsidRDefault="00027871">
      <w:pPr>
        <w:jc w:val="both"/>
        <w:rPr>
          <w:b/>
          <w:sz w:val="28"/>
          <w:szCs w:val="28"/>
        </w:rPr>
      </w:pPr>
    </w:p>
    <w:p w14:paraId="41032B29" w14:textId="77777777" w:rsidR="00027871" w:rsidRDefault="00000000">
      <w:pPr>
        <w:numPr>
          <w:ilvl w:val="0"/>
          <w:numId w:val="21"/>
        </w:numPr>
        <w:jc w:val="both"/>
        <w:rPr>
          <w:sz w:val="28"/>
          <w:szCs w:val="28"/>
        </w:rPr>
      </w:pPr>
      <w:r>
        <w:rPr>
          <w:sz w:val="28"/>
          <w:szCs w:val="28"/>
        </w:rPr>
        <w:t>Склад перевіряє фактичні залишки під конкретний договір;</w:t>
      </w:r>
    </w:p>
    <w:p w14:paraId="319B9BB6" w14:textId="77777777" w:rsidR="00027871" w:rsidRDefault="00000000">
      <w:pPr>
        <w:numPr>
          <w:ilvl w:val="0"/>
          <w:numId w:val="21"/>
        </w:numPr>
        <w:jc w:val="both"/>
        <w:rPr>
          <w:sz w:val="28"/>
          <w:szCs w:val="28"/>
        </w:rPr>
      </w:pPr>
      <w:r>
        <w:rPr>
          <w:sz w:val="28"/>
          <w:szCs w:val="28"/>
        </w:rPr>
        <w:t>Закупівельники складають списки і кількості що треба докупити відповідно до файлу калькуляції. Відмічають по кожній позиції що є в наявності і скільки, а що саме і скільки треба дозамовити.</w:t>
      </w:r>
    </w:p>
    <w:p w14:paraId="39B16A76" w14:textId="77777777" w:rsidR="00027871" w:rsidRDefault="00000000">
      <w:pPr>
        <w:numPr>
          <w:ilvl w:val="0"/>
          <w:numId w:val="21"/>
        </w:numPr>
        <w:jc w:val="both"/>
        <w:rPr>
          <w:sz w:val="28"/>
          <w:szCs w:val="28"/>
        </w:rPr>
      </w:pPr>
      <w:r>
        <w:rPr>
          <w:sz w:val="28"/>
          <w:szCs w:val="28"/>
        </w:rPr>
        <w:t xml:space="preserve">Закупівельник бере рахунки у постачальників, у яких будуть закуповувати матеріали і надсилає їх у бухгалтерію. </w:t>
      </w:r>
    </w:p>
    <w:p w14:paraId="664E066F" w14:textId="77777777" w:rsidR="00027871" w:rsidRDefault="00000000">
      <w:pPr>
        <w:numPr>
          <w:ilvl w:val="0"/>
          <w:numId w:val="21"/>
        </w:numPr>
        <w:jc w:val="both"/>
        <w:rPr>
          <w:sz w:val="28"/>
          <w:szCs w:val="28"/>
        </w:rPr>
      </w:pPr>
      <w:r>
        <w:rPr>
          <w:sz w:val="28"/>
          <w:szCs w:val="28"/>
        </w:rPr>
        <w:t>Бухгалтер оплачує рахунки (повністю, або частково, залежить від домовленостей);</w:t>
      </w:r>
    </w:p>
    <w:p w14:paraId="5A59BACC" w14:textId="77777777" w:rsidR="00027871" w:rsidRDefault="00000000">
      <w:pPr>
        <w:numPr>
          <w:ilvl w:val="0"/>
          <w:numId w:val="21"/>
        </w:numPr>
        <w:jc w:val="both"/>
        <w:rPr>
          <w:sz w:val="28"/>
          <w:szCs w:val="28"/>
        </w:rPr>
      </w:pPr>
      <w:r>
        <w:rPr>
          <w:sz w:val="28"/>
          <w:szCs w:val="28"/>
        </w:rPr>
        <w:t>Починається поставка;</w:t>
      </w:r>
    </w:p>
    <w:p w14:paraId="3F600238" w14:textId="77777777" w:rsidR="00027871" w:rsidRDefault="00000000">
      <w:pPr>
        <w:numPr>
          <w:ilvl w:val="0"/>
          <w:numId w:val="21"/>
        </w:numPr>
        <w:jc w:val="both"/>
        <w:rPr>
          <w:sz w:val="28"/>
          <w:szCs w:val="28"/>
        </w:rPr>
      </w:pPr>
      <w:r>
        <w:rPr>
          <w:sz w:val="28"/>
          <w:szCs w:val="28"/>
        </w:rPr>
        <w:t>Починається виготовлення виробів;</w:t>
      </w:r>
    </w:p>
    <w:p w14:paraId="6141FD93" w14:textId="77777777" w:rsidR="00027871" w:rsidRDefault="00000000">
      <w:pPr>
        <w:numPr>
          <w:ilvl w:val="0"/>
          <w:numId w:val="21"/>
        </w:numPr>
        <w:jc w:val="both"/>
        <w:rPr>
          <w:sz w:val="28"/>
          <w:szCs w:val="28"/>
        </w:rPr>
      </w:pPr>
      <w:r>
        <w:rPr>
          <w:sz w:val="28"/>
          <w:szCs w:val="28"/>
        </w:rPr>
        <w:t>Готові вироби надсилаються замовнику ;</w:t>
      </w:r>
    </w:p>
    <w:p w14:paraId="3BA9EB6F" w14:textId="77777777" w:rsidR="00027871" w:rsidRDefault="00000000">
      <w:pPr>
        <w:numPr>
          <w:ilvl w:val="0"/>
          <w:numId w:val="21"/>
        </w:numPr>
        <w:jc w:val="both"/>
        <w:rPr>
          <w:sz w:val="28"/>
          <w:szCs w:val="28"/>
        </w:rPr>
      </w:pPr>
      <w:r>
        <w:rPr>
          <w:sz w:val="28"/>
          <w:szCs w:val="28"/>
        </w:rPr>
        <w:t>Замовник оплачує чеки;</w:t>
      </w:r>
    </w:p>
    <w:p w14:paraId="00B9E4E8" w14:textId="77777777" w:rsidR="00027871" w:rsidRDefault="00000000">
      <w:pPr>
        <w:numPr>
          <w:ilvl w:val="0"/>
          <w:numId w:val="21"/>
        </w:numPr>
        <w:jc w:val="both"/>
        <w:rPr>
          <w:sz w:val="28"/>
          <w:szCs w:val="28"/>
        </w:rPr>
      </w:pPr>
      <w:r>
        <w:rPr>
          <w:sz w:val="28"/>
          <w:szCs w:val="28"/>
        </w:rPr>
        <w:t>Проект завершується коли виготовлена вся замовлена партія виробів і оплачені всі чеки з боку Замовника.</w:t>
      </w:r>
    </w:p>
    <w:p w14:paraId="768F5B1D" w14:textId="77777777" w:rsidR="00027871" w:rsidRDefault="00027871">
      <w:pPr>
        <w:jc w:val="both"/>
        <w:rPr>
          <w:sz w:val="28"/>
          <w:szCs w:val="28"/>
        </w:rPr>
      </w:pPr>
    </w:p>
    <w:p w14:paraId="74A768A3" w14:textId="77777777" w:rsidR="00027871" w:rsidRDefault="00027871">
      <w:pPr>
        <w:pStyle w:val="4"/>
        <w:jc w:val="both"/>
        <w:rPr>
          <w:sz w:val="28"/>
          <w:szCs w:val="28"/>
        </w:rPr>
      </w:pPr>
      <w:bookmarkStart w:id="82" w:name="_fcc9smpageqf" w:colFirst="0" w:colLast="0"/>
      <w:bookmarkEnd w:id="82"/>
    </w:p>
    <w:p w14:paraId="55661965" w14:textId="77777777" w:rsidR="00027871" w:rsidRDefault="00000000">
      <w:pPr>
        <w:pStyle w:val="4"/>
        <w:jc w:val="both"/>
        <w:rPr>
          <w:sz w:val="28"/>
          <w:szCs w:val="28"/>
        </w:rPr>
      </w:pPr>
      <w:bookmarkStart w:id="83" w:name="_89huouavnmq" w:colFirst="0" w:colLast="0"/>
      <w:bookmarkEnd w:id="83"/>
      <w:commentRangeStart w:id="84"/>
      <w:r>
        <w:rPr>
          <w:sz w:val="28"/>
          <w:szCs w:val="28"/>
        </w:rPr>
        <w:t>Робота над Актуальним договором у системі</w:t>
      </w:r>
      <w:commentRangeEnd w:id="84"/>
      <w:r>
        <w:rPr>
          <w:rStyle w:val="ab"/>
          <w:sz w:val="28"/>
          <w:szCs w:val="28"/>
        </w:rPr>
        <w:commentReference w:id="84"/>
      </w:r>
    </w:p>
    <w:p w14:paraId="48E90BFC" w14:textId="77777777" w:rsidR="00027871" w:rsidRDefault="00027871">
      <w:pPr>
        <w:jc w:val="both"/>
        <w:rPr>
          <w:sz w:val="28"/>
          <w:szCs w:val="28"/>
        </w:rPr>
      </w:pPr>
    </w:p>
    <w:p w14:paraId="2F7DA9A6" w14:textId="77777777" w:rsidR="00027871" w:rsidRDefault="00000000">
      <w:pPr>
        <w:jc w:val="both"/>
        <w:rPr>
          <w:sz w:val="28"/>
          <w:szCs w:val="28"/>
        </w:rPr>
      </w:pPr>
      <w:r>
        <w:rPr>
          <w:sz w:val="28"/>
          <w:szCs w:val="28"/>
        </w:rPr>
        <w:t>Як тільки замовлення отримує статус Перемога, на базі його даних автоматично у системі має створюватись Актуальний Договір.</w:t>
      </w:r>
    </w:p>
    <w:p w14:paraId="02E21CC0" w14:textId="77777777" w:rsidR="00027871" w:rsidRDefault="00027871">
      <w:pPr>
        <w:jc w:val="both"/>
        <w:rPr>
          <w:sz w:val="28"/>
          <w:szCs w:val="28"/>
        </w:rPr>
      </w:pPr>
    </w:p>
    <w:p w14:paraId="3775A441" w14:textId="77777777" w:rsidR="00027871" w:rsidRDefault="00000000">
      <w:pPr>
        <w:jc w:val="both"/>
        <w:rPr>
          <w:sz w:val="28"/>
          <w:szCs w:val="28"/>
        </w:rPr>
      </w:pPr>
      <w:r>
        <w:rPr>
          <w:sz w:val="28"/>
          <w:szCs w:val="28"/>
        </w:rPr>
        <w:t xml:space="preserve">Проект має містити в собі всі документи і файли, які були завантажені на етапі підготовки пропозиції. Доступ до цих даних матимуть лише користувачі з певними Ролями. </w:t>
      </w:r>
    </w:p>
    <w:p w14:paraId="372B156D" w14:textId="77777777" w:rsidR="00027871" w:rsidRDefault="00027871">
      <w:pPr>
        <w:jc w:val="both"/>
        <w:rPr>
          <w:sz w:val="28"/>
          <w:szCs w:val="28"/>
        </w:rPr>
      </w:pPr>
    </w:p>
    <w:p w14:paraId="0AE1CFD7" w14:textId="77777777" w:rsidR="00027871" w:rsidRDefault="00000000">
      <w:pPr>
        <w:pStyle w:val="4"/>
        <w:spacing w:line="240" w:lineRule="auto"/>
        <w:jc w:val="both"/>
        <w:rPr>
          <w:sz w:val="28"/>
          <w:szCs w:val="28"/>
        </w:rPr>
      </w:pPr>
      <w:bookmarkStart w:id="85" w:name="_fq867ofpmvw2" w:colFirst="0" w:colLast="0"/>
      <w:bookmarkEnd w:id="85"/>
      <w:r>
        <w:rPr>
          <w:sz w:val="28"/>
          <w:szCs w:val="28"/>
        </w:rPr>
        <w:t>Статуси проекту</w:t>
      </w:r>
    </w:p>
    <w:p w14:paraId="13EF2B66" w14:textId="77777777" w:rsidR="00027871" w:rsidRDefault="00027871">
      <w:pPr>
        <w:jc w:val="both"/>
        <w:rPr>
          <w:sz w:val="28"/>
          <w:szCs w:val="28"/>
        </w:rPr>
      </w:pPr>
    </w:p>
    <w:p w14:paraId="596095AF" w14:textId="77777777" w:rsidR="00027871" w:rsidRDefault="00000000">
      <w:pPr>
        <w:numPr>
          <w:ilvl w:val="0"/>
          <w:numId w:val="26"/>
        </w:numPr>
        <w:spacing w:line="240" w:lineRule="auto"/>
        <w:jc w:val="both"/>
        <w:rPr>
          <w:sz w:val="28"/>
          <w:szCs w:val="28"/>
        </w:rPr>
      </w:pPr>
      <w:r>
        <w:rPr>
          <w:sz w:val="28"/>
          <w:szCs w:val="28"/>
        </w:rPr>
        <w:t>Планування (виготовлення виробів ще не запущено). На цьому етапі керівництво, головний технолог та завсклади обговорюють та узгоджують сам план проекту;</w:t>
      </w:r>
    </w:p>
    <w:p w14:paraId="695B4C2A" w14:textId="77777777" w:rsidR="00027871" w:rsidRDefault="00000000">
      <w:pPr>
        <w:numPr>
          <w:ilvl w:val="0"/>
          <w:numId w:val="26"/>
        </w:numPr>
        <w:spacing w:line="240" w:lineRule="auto"/>
        <w:jc w:val="both"/>
        <w:rPr>
          <w:sz w:val="28"/>
          <w:szCs w:val="28"/>
        </w:rPr>
      </w:pPr>
      <w:r>
        <w:rPr>
          <w:sz w:val="28"/>
          <w:szCs w:val="28"/>
        </w:rPr>
        <w:t>Виробництво (йде процес виготовлення виробів);</w:t>
      </w:r>
    </w:p>
    <w:p w14:paraId="6E85CF2E" w14:textId="77777777" w:rsidR="00027871" w:rsidRDefault="00000000">
      <w:pPr>
        <w:numPr>
          <w:ilvl w:val="0"/>
          <w:numId w:val="26"/>
        </w:numPr>
        <w:spacing w:line="240" w:lineRule="auto"/>
        <w:jc w:val="both"/>
        <w:rPr>
          <w:sz w:val="28"/>
          <w:szCs w:val="28"/>
        </w:rPr>
      </w:pPr>
      <w:r>
        <w:rPr>
          <w:sz w:val="28"/>
          <w:szCs w:val="28"/>
        </w:rPr>
        <w:lastRenderedPageBreak/>
        <w:t>Завершений (необхідну кількість виробів (партію) було виготовлено відповідно до договору, Замовник оплатив роботу);</w:t>
      </w:r>
    </w:p>
    <w:p w14:paraId="1E6A1571" w14:textId="77777777" w:rsidR="00027871" w:rsidRDefault="00000000">
      <w:pPr>
        <w:numPr>
          <w:ilvl w:val="0"/>
          <w:numId w:val="26"/>
        </w:numPr>
        <w:spacing w:line="240" w:lineRule="auto"/>
        <w:jc w:val="both"/>
        <w:rPr>
          <w:sz w:val="28"/>
          <w:szCs w:val="28"/>
        </w:rPr>
      </w:pPr>
      <w:r>
        <w:rPr>
          <w:sz w:val="28"/>
          <w:szCs w:val="28"/>
        </w:rPr>
        <w:t>Заморожений / скасований (щось пішло не так і проект скасували з боку замовника чи швейного підприємства).</w:t>
      </w:r>
    </w:p>
    <w:p w14:paraId="66C56218" w14:textId="77777777" w:rsidR="00027871" w:rsidRDefault="00027871">
      <w:pPr>
        <w:jc w:val="both"/>
        <w:rPr>
          <w:sz w:val="28"/>
          <w:szCs w:val="28"/>
        </w:rPr>
      </w:pPr>
    </w:p>
    <w:p w14:paraId="3D512EF3" w14:textId="77777777" w:rsidR="00027871" w:rsidRDefault="00000000">
      <w:pPr>
        <w:jc w:val="both"/>
        <w:rPr>
          <w:sz w:val="28"/>
          <w:szCs w:val="28"/>
        </w:rPr>
      </w:pPr>
      <w:r>
        <w:rPr>
          <w:sz w:val="28"/>
          <w:szCs w:val="28"/>
        </w:rPr>
        <w:t xml:space="preserve">Новостворений Актуальний Договір матиме перший статус - Планування, що означає що на даному моменті узгоджуються головні деталі проекту та розподіл виробництва між цехами. </w:t>
      </w:r>
    </w:p>
    <w:p w14:paraId="6E830042" w14:textId="77777777" w:rsidR="00027871" w:rsidRDefault="00027871">
      <w:pPr>
        <w:jc w:val="both"/>
        <w:rPr>
          <w:sz w:val="28"/>
          <w:szCs w:val="28"/>
        </w:rPr>
      </w:pPr>
    </w:p>
    <w:p w14:paraId="32ADD7F7" w14:textId="77777777" w:rsidR="00027871" w:rsidRDefault="00000000">
      <w:pPr>
        <w:jc w:val="both"/>
        <w:rPr>
          <w:sz w:val="28"/>
          <w:szCs w:val="28"/>
        </w:rPr>
      </w:pPr>
      <w:r>
        <w:rPr>
          <w:sz w:val="28"/>
          <w:szCs w:val="28"/>
        </w:rPr>
        <w:t>З початком виробничого процесу, користувач має мати змогу поміняти статус Актуального Договора на “Виробництво”, що означатиме що триває процес виготовлення виробів.</w:t>
      </w:r>
    </w:p>
    <w:p w14:paraId="5242FF76" w14:textId="77777777" w:rsidR="00027871" w:rsidRDefault="00027871">
      <w:pPr>
        <w:jc w:val="both"/>
        <w:rPr>
          <w:sz w:val="28"/>
          <w:szCs w:val="28"/>
        </w:rPr>
      </w:pPr>
    </w:p>
    <w:p w14:paraId="6F4F3ECF" w14:textId="77777777" w:rsidR="00027871" w:rsidRDefault="00000000">
      <w:pPr>
        <w:jc w:val="both"/>
        <w:rPr>
          <w:sz w:val="28"/>
          <w:szCs w:val="28"/>
        </w:rPr>
      </w:pPr>
      <w:r>
        <w:rPr>
          <w:sz w:val="28"/>
          <w:szCs w:val="28"/>
        </w:rPr>
        <w:t xml:space="preserve">Користувач має мати змогу змінити статус Актуального Договора на “Завершений”, коли буде виготовлена вся партія замовлених виробів, і з боку Замовника будуть оплачені всі чеки. </w:t>
      </w:r>
    </w:p>
    <w:p w14:paraId="4E298F72" w14:textId="77777777" w:rsidR="00027871" w:rsidRDefault="00027871">
      <w:pPr>
        <w:jc w:val="both"/>
        <w:rPr>
          <w:sz w:val="28"/>
          <w:szCs w:val="28"/>
        </w:rPr>
      </w:pPr>
    </w:p>
    <w:p w14:paraId="2B70F92F" w14:textId="77777777" w:rsidR="00027871" w:rsidRDefault="00000000">
      <w:pPr>
        <w:jc w:val="both"/>
        <w:rPr>
          <w:sz w:val="28"/>
          <w:szCs w:val="28"/>
        </w:rPr>
      </w:pPr>
      <w:r>
        <w:rPr>
          <w:sz w:val="28"/>
          <w:szCs w:val="28"/>
        </w:rPr>
        <w:t>Користувач має мати змогу змінити статус Актуального Договора на “Заморожений”, у випадку якщо щось пішло не так і проект не рухається вперед або був скасований.</w:t>
      </w:r>
    </w:p>
    <w:p w14:paraId="281441B7" w14:textId="77777777" w:rsidR="00027871" w:rsidRDefault="00027871">
      <w:pPr>
        <w:jc w:val="both"/>
        <w:rPr>
          <w:sz w:val="28"/>
          <w:szCs w:val="28"/>
        </w:rPr>
      </w:pPr>
    </w:p>
    <w:p w14:paraId="2C29C174" w14:textId="77777777" w:rsidR="00027871" w:rsidRDefault="00000000">
      <w:pPr>
        <w:jc w:val="both"/>
        <w:rPr>
          <w:b/>
          <w:sz w:val="28"/>
          <w:szCs w:val="28"/>
          <w:highlight w:val="red"/>
        </w:rPr>
      </w:pPr>
      <w:r>
        <w:rPr>
          <w:b/>
          <w:sz w:val="28"/>
          <w:szCs w:val="28"/>
        </w:rPr>
        <w:t xml:space="preserve">Кожен Актуальний Договір як сутність у системі має включати в себе: </w:t>
      </w:r>
      <w:r>
        <w:rPr>
          <w:b/>
          <w:sz w:val="28"/>
          <w:szCs w:val="28"/>
        </w:rPr>
        <w:br/>
      </w:r>
    </w:p>
    <w:p w14:paraId="58EF4CEA" w14:textId="77777777" w:rsidR="00027871" w:rsidRDefault="00000000">
      <w:pPr>
        <w:numPr>
          <w:ilvl w:val="0"/>
          <w:numId w:val="24"/>
        </w:numPr>
        <w:spacing w:line="240" w:lineRule="auto"/>
        <w:jc w:val="both"/>
        <w:rPr>
          <w:sz w:val="28"/>
          <w:szCs w:val="28"/>
        </w:rPr>
      </w:pPr>
      <w:r>
        <w:rPr>
          <w:sz w:val="28"/>
          <w:szCs w:val="28"/>
        </w:rPr>
        <w:t>Номер договору (це його унікальне ID яке використовується всюди в дотичній документації);</w:t>
      </w:r>
    </w:p>
    <w:p w14:paraId="6F669BAD" w14:textId="77777777" w:rsidR="00027871" w:rsidRDefault="00000000">
      <w:pPr>
        <w:numPr>
          <w:ilvl w:val="0"/>
          <w:numId w:val="24"/>
        </w:numPr>
        <w:spacing w:line="240" w:lineRule="auto"/>
        <w:jc w:val="both"/>
        <w:rPr>
          <w:sz w:val="28"/>
          <w:szCs w:val="28"/>
        </w:rPr>
      </w:pPr>
      <w:r>
        <w:rPr>
          <w:sz w:val="28"/>
          <w:szCs w:val="28"/>
        </w:rPr>
        <w:t>Саме замовлення (що саме будем виробляти згідно з договору або ж Специфікація). Як основний документ може бути доступний для всіх користувачів що матимуть доступ до проекту. Однак загальні дані, такі як що треба відшити в якій кількості та до якої дати будуть винесені як головні дані проекту;</w:t>
      </w:r>
    </w:p>
    <w:p w14:paraId="4E6F208D" w14:textId="77777777" w:rsidR="00027871" w:rsidRDefault="00000000">
      <w:pPr>
        <w:numPr>
          <w:ilvl w:val="0"/>
          <w:numId w:val="24"/>
        </w:numPr>
        <w:spacing w:line="240" w:lineRule="auto"/>
        <w:jc w:val="both"/>
        <w:rPr>
          <w:sz w:val="28"/>
          <w:szCs w:val="28"/>
        </w:rPr>
      </w:pPr>
      <w:r>
        <w:rPr>
          <w:sz w:val="28"/>
          <w:szCs w:val="28"/>
        </w:rPr>
        <w:t>Ростовки (розмірний ряд);</w:t>
      </w:r>
    </w:p>
    <w:p w14:paraId="18409FDC" w14:textId="77777777" w:rsidR="00027871" w:rsidRDefault="00000000">
      <w:pPr>
        <w:numPr>
          <w:ilvl w:val="0"/>
          <w:numId w:val="24"/>
        </w:numPr>
        <w:spacing w:line="240" w:lineRule="auto"/>
        <w:jc w:val="both"/>
        <w:rPr>
          <w:sz w:val="28"/>
          <w:szCs w:val="28"/>
        </w:rPr>
      </w:pPr>
      <w:r>
        <w:rPr>
          <w:sz w:val="28"/>
          <w:szCs w:val="28"/>
        </w:rPr>
        <w:t>Лекала контрольних розмірів (файли);</w:t>
      </w:r>
    </w:p>
    <w:p w14:paraId="02417E36" w14:textId="77777777" w:rsidR="00027871" w:rsidRDefault="00000000">
      <w:pPr>
        <w:numPr>
          <w:ilvl w:val="0"/>
          <w:numId w:val="24"/>
        </w:numPr>
        <w:spacing w:line="240" w:lineRule="auto"/>
        <w:jc w:val="both"/>
        <w:rPr>
          <w:sz w:val="28"/>
          <w:szCs w:val="28"/>
        </w:rPr>
      </w:pPr>
      <w:r>
        <w:rPr>
          <w:sz w:val="28"/>
          <w:szCs w:val="28"/>
        </w:rPr>
        <w:t xml:space="preserve">План виробництва (файли, які містять дані про те, який об’єм роботи буде виконувати кожен підрозділ - </w:t>
      </w:r>
      <w:hyperlink r:id="rId21" w:anchor="gid=2145729040">
        <w:r>
          <w:rPr>
            <w:color w:val="1155CC"/>
            <w:sz w:val="28"/>
            <w:szCs w:val="28"/>
            <w:u w:val="single"/>
          </w:rPr>
          <w:t>Приклад файлу</w:t>
        </w:r>
      </w:hyperlink>
      <w:r>
        <w:rPr>
          <w:sz w:val="28"/>
          <w:szCs w:val="28"/>
        </w:rPr>
        <w:t>);</w:t>
      </w:r>
    </w:p>
    <w:p w14:paraId="25939571" w14:textId="77777777" w:rsidR="00027871" w:rsidRDefault="00000000">
      <w:pPr>
        <w:numPr>
          <w:ilvl w:val="0"/>
          <w:numId w:val="24"/>
        </w:numPr>
        <w:spacing w:line="240" w:lineRule="auto"/>
        <w:jc w:val="both"/>
        <w:rPr>
          <w:sz w:val="28"/>
          <w:szCs w:val="28"/>
        </w:rPr>
      </w:pPr>
      <w:r>
        <w:rPr>
          <w:sz w:val="28"/>
          <w:szCs w:val="28"/>
        </w:rPr>
        <w:t xml:space="preserve">Калькуляція виробу (файл із загальним обліком потрібних матеріалів, детальніше - розділ </w:t>
      </w:r>
      <w:hyperlink w:anchor="_w7cww74snuhn">
        <w:r>
          <w:rPr>
            <w:color w:val="1155CC"/>
            <w:sz w:val="28"/>
            <w:szCs w:val="28"/>
            <w:u w:val="single"/>
          </w:rPr>
          <w:t>Калькуляція</w:t>
        </w:r>
      </w:hyperlink>
      <w:r>
        <w:rPr>
          <w:sz w:val="28"/>
          <w:szCs w:val="28"/>
        </w:rPr>
        <w:t>);</w:t>
      </w:r>
    </w:p>
    <w:p w14:paraId="29D8CFE5" w14:textId="77777777" w:rsidR="00027871" w:rsidRDefault="00000000">
      <w:pPr>
        <w:numPr>
          <w:ilvl w:val="0"/>
          <w:numId w:val="24"/>
        </w:numPr>
        <w:spacing w:line="240" w:lineRule="auto"/>
        <w:jc w:val="both"/>
        <w:rPr>
          <w:sz w:val="28"/>
          <w:szCs w:val="28"/>
        </w:rPr>
      </w:pPr>
      <w:r>
        <w:rPr>
          <w:sz w:val="28"/>
          <w:szCs w:val="28"/>
        </w:rPr>
        <w:lastRenderedPageBreak/>
        <w:t xml:space="preserve">Карта виробу (детальніше - розділ </w:t>
      </w:r>
      <w:hyperlink w:anchor="_ydeacasfcylu">
        <w:r>
          <w:rPr>
            <w:color w:val="1155CC"/>
            <w:sz w:val="28"/>
            <w:szCs w:val="28"/>
            <w:u w:val="single"/>
          </w:rPr>
          <w:t>Конфекційна карта</w:t>
        </w:r>
      </w:hyperlink>
      <w:r>
        <w:rPr>
          <w:sz w:val="28"/>
          <w:szCs w:val="28"/>
        </w:rPr>
        <w:t>);</w:t>
      </w:r>
    </w:p>
    <w:p w14:paraId="7DAC4560" w14:textId="77777777" w:rsidR="00027871" w:rsidRDefault="00000000">
      <w:pPr>
        <w:numPr>
          <w:ilvl w:val="0"/>
          <w:numId w:val="24"/>
        </w:numPr>
        <w:spacing w:line="240" w:lineRule="auto"/>
        <w:jc w:val="both"/>
        <w:rPr>
          <w:sz w:val="28"/>
          <w:szCs w:val="28"/>
        </w:rPr>
      </w:pPr>
      <w:r>
        <w:rPr>
          <w:sz w:val="28"/>
          <w:szCs w:val="28"/>
        </w:rPr>
        <w:t xml:space="preserve">Облік матеріалів у наявності (посилання на </w:t>
      </w:r>
      <w:hyperlink w:anchor="_sdz8wa6qaen0">
        <w:r>
          <w:rPr>
            <w:color w:val="1155CC"/>
            <w:sz w:val="28"/>
            <w:szCs w:val="28"/>
            <w:u w:val="single"/>
          </w:rPr>
          <w:t>Склад</w:t>
        </w:r>
      </w:hyperlink>
      <w:r>
        <w:rPr>
          <w:sz w:val="28"/>
          <w:szCs w:val="28"/>
        </w:rPr>
        <w:t>);</w:t>
      </w:r>
    </w:p>
    <w:p w14:paraId="54EE7520" w14:textId="77777777" w:rsidR="00027871" w:rsidRDefault="00000000">
      <w:pPr>
        <w:numPr>
          <w:ilvl w:val="0"/>
          <w:numId w:val="24"/>
        </w:numPr>
        <w:spacing w:line="240" w:lineRule="auto"/>
        <w:jc w:val="both"/>
        <w:rPr>
          <w:sz w:val="28"/>
          <w:szCs w:val="28"/>
        </w:rPr>
      </w:pPr>
      <w:r>
        <w:rPr>
          <w:sz w:val="28"/>
          <w:szCs w:val="28"/>
        </w:rPr>
        <w:t xml:space="preserve">Календар поставок - детальніше тут - </w:t>
      </w:r>
      <w:hyperlink w:anchor="_u4lz9fr1inmz">
        <w:r>
          <w:rPr>
            <w:color w:val="1155CC"/>
            <w:sz w:val="28"/>
            <w:szCs w:val="28"/>
            <w:u w:val="single"/>
          </w:rPr>
          <w:t>Графік поставок</w:t>
        </w:r>
      </w:hyperlink>
      <w:r>
        <w:rPr>
          <w:sz w:val="28"/>
          <w:szCs w:val="28"/>
        </w:rPr>
        <w:t>;</w:t>
      </w:r>
    </w:p>
    <w:p w14:paraId="5B103333" w14:textId="77777777" w:rsidR="00027871" w:rsidRDefault="00000000">
      <w:pPr>
        <w:numPr>
          <w:ilvl w:val="0"/>
          <w:numId w:val="24"/>
        </w:numPr>
        <w:spacing w:line="240" w:lineRule="auto"/>
        <w:jc w:val="both"/>
        <w:rPr>
          <w:sz w:val="28"/>
          <w:szCs w:val="28"/>
        </w:rPr>
      </w:pPr>
      <w:r>
        <w:rPr>
          <w:sz w:val="28"/>
          <w:szCs w:val="28"/>
        </w:rPr>
        <w:t>Графік відшиву;</w:t>
      </w:r>
    </w:p>
    <w:p w14:paraId="17891EEB" w14:textId="77777777" w:rsidR="00027871" w:rsidRDefault="00000000">
      <w:pPr>
        <w:numPr>
          <w:ilvl w:val="0"/>
          <w:numId w:val="24"/>
        </w:numPr>
        <w:spacing w:line="240" w:lineRule="auto"/>
        <w:jc w:val="both"/>
        <w:rPr>
          <w:sz w:val="28"/>
          <w:szCs w:val="28"/>
        </w:rPr>
      </w:pPr>
      <w:r>
        <w:rPr>
          <w:sz w:val="28"/>
          <w:szCs w:val="28"/>
        </w:rPr>
        <w:t>Посилання на пакет тендерних документів (обмежений доступ);</w:t>
      </w:r>
    </w:p>
    <w:p w14:paraId="0273ECB9" w14:textId="77777777" w:rsidR="00027871" w:rsidRDefault="00000000">
      <w:pPr>
        <w:numPr>
          <w:ilvl w:val="0"/>
          <w:numId w:val="24"/>
        </w:numPr>
        <w:spacing w:line="240" w:lineRule="auto"/>
        <w:jc w:val="both"/>
        <w:rPr>
          <w:sz w:val="28"/>
          <w:szCs w:val="28"/>
        </w:rPr>
      </w:pPr>
      <w:r>
        <w:rPr>
          <w:sz w:val="28"/>
          <w:szCs w:val="28"/>
        </w:rPr>
        <w:t>Посилання на пропозицію (обмежений доступ);</w:t>
      </w:r>
    </w:p>
    <w:p w14:paraId="344D3665" w14:textId="77777777" w:rsidR="00027871" w:rsidRDefault="00000000">
      <w:pPr>
        <w:numPr>
          <w:ilvl w:val="0"/>
          <w:numId w:val="24"/>
        </w:numPr>
        <w:spacing w:line="240" w:lineRule="auto"/>
        <w:jc w:val="both"/>
        <w:rPr>
          <w:sz w:val="28"/>
          <w:szCs w:val="28"/>
        </w:rPr>
      </w:pPr>
      <w:r>
        <w:rPr>
          <w:sz w:val="28"/>
          <w:szCs w:val="28"/>
        </w:rPr>
        <w:t>Посилання на замовника (обмежений доступ);</w:t>
      </w:r>
    </w:p>
    <w:p w14:paraId="112C9B96" w14:textId="77777777" w:rsidR="00027871" w:rsidRDefault="00000000">
      <w:pPr>
        <w:numPr>
          <w:ilvl w:val="0"/>
          <w:numId w:val="24"/>
        </w:numPr>
        <w:spacing w:line="240" w:lineRule="auto"/>
        <w:jc w:val="both"/>
        <w:rPr>
          <w:sz w:val="28"/>
          <w:szCs w:val="28"/>
        </w:rPr>
      </w:pPr>
      <w:r>
        <w:rPr>
          <w:sz w:val="28"/>
          <w:szCs w:val="28"/>
        </w:rPr>
        <w:t xml:space="preserve">База постачальників (які стосуються певного Проекту - список компаній, контакти, які саме товари у них замовляються, детальніше у розділі </w:t>
      </w:r>
      <w:hyperlink w:anchor="_725vdlcaentw">
        <w:r>
          <w:rPr>
            <w:color w:val="1155CC"/>
            <w:sz w:val="28"/>
            <w:szCs w:val="28"/>
            <w:u w:val="single"/>
          </w:rPr>
          <w:t>Постачальники</w:t>
        </w:r>
      </w:hyperlink>
      <w:r>
        <w:rPr>
          <w:sz w:val="28"/>
          <w:szCs w:val="28"/>
        </w:rPr>
        <w:t>);</w:t>
      </w:r>
    </w:p>
    <w:p w14:paraId="77597A44" w14:textId="77777777" w:rsidR="00027871" w:rsidRDefault="00000000">
      <w:pPr>
        <w:numPr>
          <w:ilvl w:val="0"/>
          <w:numId w:val="24"/>
        </w:numPr>
        <w:spacing w:line="240" w:lineRule="auto"/>
        <w:jc w:val="both"/>
        <w:rPr>
          <w:sz w:val="28"/>
          <w:szCs w:val="28"/>
        </w:rPr>
      </w:pPr>
      <w:r>
        <w:rPr>
          <w:sz w:val="28"/>
          <w:szCs w:val="28"/>
        </w:rPr>
        <w:t>Каталог зразків (це фізичний каталог, або ж Конфекційна карта);</w:t>
      </w:r>
    </w:p>
    <w:p w14:paraId="3EB48C6C" w14:textId="77777777" w:rsidR="00027871" w:rsidRDefault="00000000">
      <w:pPr>
        <w:numPr>
          <w:ilvl w:val="0"/>
          <w:numId w:val="24"/>
        </w:numPr>
        <w:jc w:val="both"/>
        <w:rPr>
          <w:sz w:val="28"/>
          <w:szCs w:val="28"/>
        </w:rPr>
      </w:pPr>
      <w:r>
        <w:rPr>
          <w:sz w:val="28"/>
          <w:szCs w:val="28"/>
        </w:rPr>
        <w:t>Договір з Замовником - фінальний екземпляр, підписаний Замовником та виконавцем (Фабрикою);</w:t>
      </w:r>
    </w:p>
    <w:p w14:paraId="2F7BDFAE" w14:textId="77777777" w:rsidR="00027871" w:rsidRDefault="00000000">
      <w:pPr>
        <w:numPr>
          <w:ilvl w:val="0"/>
          <w:numId w:val="24"/>
        </w:numPr>
        <w:jc w:val="both"/>
        <w:rPr>
          <w:sz w:val="28"/>
          <w:szCs w:val="28"/>
        </w:rPr>
      </w:pPr>
      <w:r>
        <w:rPr>
          <w:sz w:val="28"/>
          <w:szCs w:val="28"/>
        </w:rPr>
        <w:t>Закупівлі необхідних матеріалів;</w:t>
      </w:r>
    </w:p>
    <w:p w14:paraId="3E40E4E3" w14:textId="77777777" w:rsidR="00027871" w:rsidRDefault="00000000">
      <w:pPr>
        <w:numPr>
          <w:ilvl w:val="0"/>
          <w:numId w:val="24"/>
        </w:numPr>
        <w:jc w:val="both"/>
        <w:rPr>
          <w:sz w:val="28"/>
          <w:szCs w:val="28"/>
        </w:rPr>
      </w:pPr>
      <w:r>
        <w:rPr>
          <w:sz w:val="28"/>
          <w:szCs w:val="28"/>
        </w:rPr>
        <w:t xml:space="preserve">Виробництво - Початок запуску виробництва та </w:t>
      </w:r>
      <w:hyperlink w:anchor="_hn2pf1ffjcpu">
        <w:r>
          <w:rPr>
            <w:color w:val="1155CC"/>
            <w:sz w:val="28"/>
            <w:szCs w:val="28"/>
            <w:u w:val="single"/>
          </w:rPr>
          <w:t>щоденний звіт по прогрессу виробництва</w:t>
        </w:r>
      </w:hyperlink>
      <w:r>
        <w:rPr>
          <w:sz w:val="28"/>
          <w:szCs w:val="28"/>
        </w:rPr>
        <w:t xml:space="preserve"> (Завсклад виробничого підрозділу отримує певну кількість виробів, виготовлених за день/зміну; він має внести цю кількість відповідно до Проекту. Це має відображатись в системі і ці дані можуть бути використані для формування звіту по прогресу);</w:t>
      </w:r>
    </w:p>
    <w:p w14:paraId="5A99A7AA" w14:textId="77777777" w:rsidR="00027871" w:rsidRDefault="00000000">
      <w:pPr>
        <w:numPr>
          <w:ilvl w:val="0"/>
          <w:numId w:val="24"/>
        </w:numPr>
        <w:jc w:val="both"/>
        <w:rPr>
          <w:sz w:val="28"/>
          <w:szCs w:val="28"/>
        </w:rPr>
      </w:pPr>
      <w:r>
        <w:rPr>
          <w:sz w:val="28"/>
          <w:szCs w:val="28"/>
        </w:rPr>
        <w:t>Звіт по готових виробах та поставках Замовнику (готові вироби спочатку доставляються до головного складу зі складів виробничих підрозділів, а потім збираються і відправляються Замовнику певну кількість раз на тиждень, залежно від домовленостей/умов договору. Для відправки замовнику, бухгалтерія має підготувати товарно-транспортні накладні і відповідні сертифікати і документацію, які додаються до виробів. ТТН і сертифікати забирає водій і додає до партії виробів, яку везе);</w:t>
      </w:r>
    </w:p>
    <w:p w14:paraId="53C1FE5F" w14:textId="77777777" w:rsidR="00027871" w:rsidRDefault="00000000">
      <w:pPr>
        <w:numPr>
          <w:ilvl w:val="0"/>
          <w:numId w:val="24"/>
        </w:numPr>
        <w:jc w:val="both"/>
        <w:rPr>
          <w:sz w:val="28"/>
          <w:szCs w:val="28"/>
        </w:rPr>
      </w:pPr>
      <w:commentRangeStart w:id="86"/>
      <w:r>
        <w:rPr>
          <w:sz w:val="28"/>
          <w:szCs w:val="28"/>
        </w:rPr>
        <w:t>Оплати по проекту від Замовника</w:t>
      </w:r>
      <w:commentRangeEnd w:id="86"/>
      <w:r>
        <w:rPr>
          <w:rStyle w:val="ab"/>
          <w:sz w:val="28"/>
          <w:szCs w:val="28"/>
        </w:rPr>
        <w:commentReference w:id="86"/>
      </w:r>
      <w:r>
        <w:rPr>
          <w:sz w:val="28"/>
          <w:szCs w:val="28"/>
        </w:rPr>
        <w:t xml:space="preserve"> (контролюються бухгалтерією в їх відповідній бухгалтерській обліковій системі. В нову систему можуть додаватися чеки про оплату при потребі).</w:t>
      </w:r>
    </w:p>
    <w:p w14:paraId="544865A4" w14:textId="77777777" w:rsidR="00027871" w:rsidRDefault="00027871">
      <w:pPr>
        <w:spacing w:line="240" w:lineRule="auto"/>
        <w:jc w:val="both"/>
        <w:rPr>
          <w:b/>
          <w:sz w:val="28"/>
          <w:szCs w:val="28"/>
        </w:rPr>
      </w:pPr>
    </w:p>
    <w:p w14:paraId="78702A54" w14:textId="77777777" w:rsidR="00027871" w:rsidRDefault="00000000">
      <w:pPr>
        <w:pStyle w:val="4"/>
        <w:spacing w:line="240" w:lineRule="auto"/>
        <w:jc w:val="both"/>
        <w:rPr>
          <w:sz w:val="28"/>
          <w:szCs w:val="28"/>
        </w:rPr>
      </w:pPr>
      <w:bookmarkStart w:id="87" w:name="_fh91ybth587" w:colFirst="0" w:colLast="0"/>
      <w:bookmarkEnd w:id="87"/>
      <w:r>
        <w:rPr>
          <w:sz w:val="28"/>
          <w:szCs w:val="28"/>
        </w:rPr>
        <w:t>Дії з документами</w:t>
      </w:r>
    </w:p>
    <w:p w14:paraId="0214CBFC" w14:textId="77777777" w:rsidR="00027871" w:rsidRDefault="00027871">
      <w:pPr>
        <w:jc w:val="both"/>
        <w:rPr>
          <w:sz w:val="28"/>
          <w:szCs w:val="28"/>
        </w:rPr>
      </w:pPr>
    </w:p>
    <w:p w14:paraId="72E23293" w14:textId="77777777" w:rsidR="00027871" w:rsidRDefault="00000000">
      <w:pPr>
        <w:jc w:val="both"/>
        <w:rPr>
          <w:sz w:val="28"/>
          <w:szCs w:val="28"/>
        </w:rPr>
      </w:pPr>
      <w:r>
        <w:rPr>
          <w:sz w:val="28"/>
          <w:szCs w:val="28"/>
        </w:rPr>
        <w:lastRenderedPageBreak/>
        <w:t>Користувач має мати змогу виконати наступні дії з документами по проекту Актуального Договору:</w:t>
      </w:r>
    </w:p>
    <w:p w14:paraId="6ABB1BCD" w14:textId="77777777" w:rsidR="00027871" w:rsidRDefault="00000000">
      <w:pPr>
        <w:numPr>
          <w:ilvl w:val="0"/>
          <w:numId w:val="28"/>
        </w:numPr>
        <w:spacing w:line="240" w:lineRule="auto"/>
        <w:jc w:val="both"/>
        <w:rPr>
          <w:sz w:val="28"/>
          <w:szCs w:val="28"/>
        </w:rPr>
      </w:pPr>
      <w:r>
        <w:rPr>
          <w:sz w:val="28"/>
          <w:szCs w:val="28"/>
        </w:rPr>
        <w:t>Додати документ (завантажити з хмарного сховища або з комп’ютера);</w:t>
      </w:r>
    </w:p>
    <w:p w14:paraId="272675B2" w14:textId="77777777" w:rsidR="00027871" w:rsidRDefault="00000000">
      <w:pPr>
        <w:numPr>
          <w:ilvl w:val="0"/>
          <w:numId w:val="28"/>
        </w:numPr>
        <w:spacing w:line="240" w:lineRule="auto"/>
        <w:jc w:val="both"/>
        <w:rPr>
          <w:sz w:val="28"/>
          <w:szCs w:val="28"/>
        </w:rPr>
      </w:pPr>
      <w:r>
        <w:rPr>
          <w:sz w:val="28"/>
          <w:szCs w:val="28"/>
        </w:rPr>
        <w:t>Додати коментар до певного документу;</w:t>
      </w:r>
    </w:p>
    <w:p w14:paraId="097DE890" w14:textId="77777777" w:rsidR="00027871" w:rsidRDefault="00000000">
      <w:pPr>
        <w:numPr>
          <w:ilvl w:val="0"/>
          <w:numId w:val="28"/>
        </w:numPr>
        <w:spacing w:line="240" w:lineRule="auto"/>
        <w:jc w:val="both"/>
        <w:rPr>
          <w:sz w:val="28"/>
          <w:szCs w:val="28"/>
        </w:rPr>
      </w:pPr>
      <w:r>
        <w:rPr>
          <w:sz w:val="28"/>
          <w:szCs w:val="28"/>
        </w:rPr>
        <w:t>Надіслати документ (поштою та/або всередині системи);</w:t>
      </w:r>
    </w:p>
    <w:p w14:paraId="3E4F86F2" w14:textId="77777777" w:rsidR="00027871" w:rsidRDefault="00000000">
      <w:pPr>
        <w:numPr>
          <w:ilvl w:val="0"/>
          <w:numId w:val="28"/>
        </w:numPr>
        <w:spacing w:line="240" w:lineRule="auto"/>
        <w:jc w:val="both"/>
        <w:rPr>
          <w:sz w:val="28"/>
          <w:szCs w:val="28"/>
        </w:rPr>
      </w:pPr>
      <w:r>
        <w:rPr>
          <w:sz w:val="28"/>
          <w:szCs w:val="28"/>
        </w:rPr>
        <w:t>Видалити документ (видалення з системи).</w:t>
      </w:r>
    </w:p>
    <w:p w14:paraId="0BF8D952" w14:textId="77777777" w:rsidR="00027871" w:rsidRDefault="00027871">
      <w:pPr>
        <w:spacing w:line="240" w:lineRule="auto"/>
        <w:jc w:val="both"/>
        <w:rPr>
          <w:sz w:val="28"/>
          <w:szCs w:val="28"/>
        </w:rPr>
      </w:pPr>
    </w:p>
    <w:p w14:paraId="64B5C560" w14:textId="77777777" w:rsidR="00027871" w:rsidRDefault="00000000">
      <w:pPr>
        <w:spacing w:line="240" w:lineRule="auto"/>
        <w:jc w:val="both"/>
        <w:rPr>
          <w:sz w:val="28"/>
          <w:szCs w:val="28"/>
        </w:rPr>
      </w:pPr>
      <w:r>
        <w:rPr>
          <w:sz w:val="28"/>
          <w:szCs w:val="28"/>
        </w:rPr>
        <w:t xml:space="preserve">Працюючи над проектом, користувач має змогу створювати додаткові запити на різні відділи, детальніше - у розділі </w:t>
      </w:r>
      <w:hyperlink w:anchor="_f6ix1rh3d9z">
        <w:r>
          <w:rPr>
            <w:color w:val="1155CC"/>
            <w:sz w:val="28"/>
            <w:szCs w:val="28"/>
            <w:u w:val="single"/>
          </w:rPr>
          <w:t>Запити</w:t>
        </w:r>
      </w:hyperlink>
      <w:r>
        <w:rPr>
          <w:sz w:val="28"/>
          <w:szCs w:val="28"/>
        </w:rPr>
        <w:t>.</w:t>
      </w:r>
    </w:p>
    <w:p w14:paraId="2C61E29F" w14:textId="77777777" w:rsidR="00027871" w:rsidRDefault="00027871">
      <w:pPr>
        <w:spacing w:line="240" w:lineRule="auto"/>
        <w:jc w:val="both"/>
        <w:rPr>
          <w:sz w:val="28"/>
          <w:szCs w:val="28"/>
        </w:rPr>
      </w:pPr>
    </w:p>
    <w:p w14:paraId="423FB312" w14:textId="77777777" w:rsidR="00027871" w:rsidRDefault="00000000">
      <w:pPr>
        <w:spacing w:line="240" w:lineRule="auto"/>
        <w:jc w:val="both"/>
        <w:rPr>
          <w:sz w:val="28"/>
          <w:szCs w:val="28"/>
        </w:rPr>
      </w:pPr>
      <w:r>
        <w:rPr>
          <w:sz w:val="28"/>
          <w:szCs w:val="28"/>
        </w:rPr>
        <w:t xml:space="preserve">Користувач має мати змогу створювати завдання для певних залучених осіб та тегати їх. Відповідні тегнуті користувачі мають отримати сповіщення про те, що їх було відмічено у певному Завданні.  </w:t>
      </w:r>
    </w:p>
    <w:p w14:paraId="20C5940E" w14:textId="77777777" w:rsidR="00027871" w:rsidRDefault="00027871">
      <w:pPr>
        <w:spacing w:line="240" w:lineRule="auto"/>
        <w:jc w:val="both"/>
        <w:rPr>
          <w:sz w:val="28"/>
          <w:szCs w:val="28"/>
        </w:rPr>
      </w:pPr>
    </w:p>
    <w:p w14:paraId="56CDA0BF" w14:textId="77777777" w:rsidR="00027871" w:rsidRDefault="00000000">
      <w:pPr>
        <w:spacing w:line="240" w:lineRule="auto"/>
        <w:jc w:val="both"/>
        <w:rPr>
          <w:sz w:val="28"/>
          <w:szCs w:val="28"/>
        </w:rPr>
      </w:pPr>
      <w:r>
        <w:rPr>
          <w:sz w:val="28"/>
          <w:szCs w:val="28"/>
        </w:rPr>
        <w:t>Користувач має мати змогу створювати Чек-лісти для певних процесів, і відмічати залучених осіб відповідно до завдання в чек-лісті. Відмічені користувачі мають отримати сповіщення про те, що їх було відмічено у певному Чек-лісті.</w:t>
      </w:r>
    </w:p>
    <w:p w14:paraId="299C9A0D" w14:textId="77777777" w:rsidR="00027871" w:rsidRDefault="00027871">
      <w:pPr>
        <w:spacing w:line="240" w:lineRule="auto"/>
        <w:jc w:val="both"/>
        <w:rPr>
          <w:sz w:val="28"/>
          <w:szCs w:val="28"/>
        </w:rPr>
      </w:pPr>
    </w:p>
    <w:p w14:paraId="77CEB651" w14:textId="77777777" w:rsidR="00027871" w:rsidRDefault="00000000">
      <w:pPr>
        <w:spacing w:line="240" w:lineRule="auto"/>
        <w:jc w:val="both"/>
        <w:rPr>
          <w:sz w:val="28"/>
          <w:szCs w:val="28"/>
        </w:rPr>
      </w:pPr>
      <w:r>
        <w:rPr>
          <w:sz w:val="28"/>
          <w:szCs w:val="28"/>
        </w:rPr>
        <w:t xml:space="preserve">Користувач має мати змогу редагувати Завдання і Чек-лісти. </w:t>
      </w:r>
    </w:p>
    <w:p w14:paraId="50353A36" w14:textId="77777777" w:rsidR="00027871" w:rsidRDefault="00027871">
      <w:pPr>
        <w:spacing w:line="240" w:lineRule="auto"/>
        <w:jc w:val="both"/>
        <w:rPr>
          <w:sz w:val="28"/>
          <w:szCs w:val="28"/>
        </w:rPr>
      </w:pPr>
    </w:p>
    <w:p w14:paraId="2506FBF7" w14:textId="77777777" w:rsidR="00027871" w:rsidRDefault="00000000">
      <w:pPr>
        <w:spacing w:line="240" w:lineRule="auto"/>
        <w:jc w:val="both"/>
        <w:rPr>
          <w:sz w:val="28"/>
          <w:szCs w:val="28"/>
        </w:rPr>
      </w:pPr>
      <w:r>
        <w:rPr>
          <w:sz w:val="28"/>
          <w:szCs w:val="28"/>
        </w:rPr>
        <w:t>Користувач має мати змогу видалити Завдання і Чек-лісти.</w:t>
      </w:r>
    </w:p>
    <w:p w14:paraId="17FCFE1C" w14:textId="77777777" w:rsidR="00027871" w:rsidRDefault="00027871">
      <w:pPr>
        <w:spacing w:line="240" w:lineRule="auto"/>
        <w:jc w:val="both"/>
        <w:rPr>
          <w:sz w:val="28"/>
          <w:szCs w:val="28"/>
        </w:rPr>
      </w:pPr>
    </w:p>
    <w:p w14:paraId="5FAD47AB" w14:textId="77777777" w:rsidR="00027871" w:rsidRDefault="00000000">
      <w:pPr>
        <w:spacing w:line="240" w:lineRule="auto"/>
        <w:jc w:val="both"/>
        <w:rPr>
          <w:sz w:val="28"/>
          <w:szCs w:val="28"/>
        </w:rPr>
      </w:pPr>
      <w:r>
        <w:rPr>
          <w:sz w:val="28"/>
          <w:szCs w:val="28"/>
        </w:rPr>
        <w:t>Користувач має мати змогу змінити статус свого завдання: В процесі, Виконано. По замовченню щойно створене завдання має статус Нове, поки відмічений користувач не змінить його статус на інший.</w:t>
      </w:r>
    </w:p>
    <w:p w14:paraId="15A3609D" w14:textId="77777777" w:rsidR="00027871" w:rsidRDefault="00000000">
      <w:pPr>
        <w:spacing w:line="240" w:lineRule="auto"/>
        <w:jc w:val="both"/>
        <w:rPr>
          <w:sz w:val="28"/>
          <w:szCs w:val="28"/>
        </w:rPr>
      </w:pPr>
      <w:r>
        <w:rPr>
          <w:sz w:val="28"/>
          <w:szCs w:val="28"/>
        </w:rPr>
        <w:t xml:space="preserve">Користувач має мати змогу відмітити пункт у Чек-лісті як “Зроблено”. Сповіщення про це має автоматично надійти користувачу, який створив цей Чек-ліст. </w:t>
      </w:r>
    </w:p>
    <w:p w14:paraId="37BE1352" w14:textId="77777777" w:rsidR="00027871" w:rsidRDefault="00027871">
      <w:pPr>
        <w:spacing w:line="240" w:lineRule="auto"/>
        <w:jc w:val="both"/>
        <w:rPr>
          <w:sz w:val="28"/>
          <w:szCs w:val="28"/>
        </w:rPr>
      </w:pPr>
    </w:p>
    <w:p w14:paraId="11F7F1AE" w14:textId="77777777" w:rsidR="00027871" w:rsidRDefault="00000000">
      <w:pPr>
        <w:spacing w:line="240" w:lineRule="auto"/>
        <w:jc w:val="both"/>
        <w:rPr>
          <w:sz w:val="28"/>
          <w:szCs w:val="28"/>
        </w:rPr>
      </w:pPr>
      <w:r>
        <w:rPr>
          <w:sz w:val="28"/>
          <w:szCs w:val="28"/>
        </w:rPr>
        <w:t xml:space="preserve">Користувач має мати змогу вибрати опцію “Вибрати всі пункти” у Чек-лісті і позначити їх як “Зроблено”. Сповіщення про цю дію має автоматично надійти користувачу, який створив цей Чек-ліст. </w:t>
      </w:r>
    </w:p>
    <w:p w14:paraId="6FFF5F39" w14:textId="77777777" w:rsidR="00027871" w:rsidRDefault="00027871">
      <w:pPr>
        <w:spacing w:line="240" w:lineRule="auto"/>
        <w:jc w:val="both"/>
        <w:rPr>
          <w:sz w:val="28"/>
          <w:szCs w:val="28"/>
        </w:rPr>
      </w:pPr>
    </w:p>
    <w:p w14:paraId="32F504B2" w14:textId="77777777" w:rsidR="00027871" w:rsidRDefault="00027871">
      <w:pPr>
        <w:spacing w:line="240" w:lineRule="auto"/>
        <w:jc w:val="both"/>
        <w:rPr>
          <w:b/>
          <w:sz w:val="28"/>
          <w:szCs w:val="28"/>
        </w:rPr>
      </w:pPr>
    </w:p>
    <w:p w14:paraId="7CC1E538" w14:textId="77777777" w:rsidR="00027871" w:rsidRDefault="00000000">
      <w:pPr>
        <w:pStyle w:val="4"/>
        <w:spacing w:line="240" w:lineRule="auto"/>
        <w:jc w:val="both"/>
        <w:rPr>
          <w:sz w:val="28"/>
          <w:szCs w:val="28"/>
        </w:rPr>
      </w:pPr>
      <w:bookmarkStart w:id="88" w:name="_nvtqccee7oh0" w:colFirst="0" w:colLast="0"/>
      <w:bookmarkEnd w:id="88"/>
      <w:r>
        <w:rPr>
          <w:sz w:val="28"/>
          <w:szCs w:val="28"/>
        </w:rPr>
        <w:t>Прогрес по кожному замовленню</w:t>
      </w:r>
    </w:p>
    <w:p w14:paraId="35839D44" w14:textId="77777777" w:rsidR="00027871" w:rsidRDefault="00027871">
      <w:pPr>
        <w:jc w:val="both"/>
      </w:pPr>
    </w:p>
    <w:p w14:paraId="1535005D" w14:textId="77777777" w:rsidR="00027871" w:rsidRDefault="00000000">
      <w:pPr>
        <w:jc w:val="both"/>
        <w:rPr>
          <w:sz w:val="28"/>
          <w:szCs w:val="28"/>
        </w:rPr>
      </w:pPr>
      <w:r>
        <w:rPr>
          <w:sz w:val="28"/>
          <w:szCs w:val="28"/>
        </w:rPr>
        <w:lastRenderedPageBreak/>
        <w:t>З моменту старту виробництва, у системі має існувати змога переглянути звіт/репорт по результатах виробництва. Даний звіт має включати в себе наступні дані:</w:t>
      </w:r>
    </w:p>
    <w:p w14:paraId="2D5BAE47" w14:textId="77777777" w:rsidR="00027871" w:rsidRDefault="00027871">
      <w:pPr>
        <w:spacing w:line="240" w:lineRule="auto"/>
        <w:jc w:val="both"/>
        <w:rPr>
          <w:b/>
          <w:sz w:val="28"/>
          <w:szCs w:val="28"/>
        </w:rPr>
      </w:pPr>
    </w:p>
    <w:p w14:paraId="3139A001" w14:textId="77777777" w:rsidR="00027871" w:rsidRDefault="00000000">
      <w:pPr>
        <w:numPr>
          <w:ilvl w:val="0"/>
          <w:numId w:val="6"/>
        </w:numPr>
        <w:spacing w:line="240" w:lineRule="auto"/>
        <w:jc w:val="both"/>
        <w:rPr>
          <w:sz w:val="28"/>
          <w:szCs w:val="28"/>
        </w:rPr>
      </w:pPr>
      <w:r>
        <w:rPr>
          <w:sz w:val="28"/>
          <w:szCs w:val="28"/>
        </w:rPr>
        <w:t>К-ть виробів що було замовлено (= розмір партії виробів);</w:t>
      </w:r>
    </w:p>
    <w:p w14:paraId="0ABC0169" w14:textId="77777777" w:rsidR="00027871" w:rsidRDefault="00000000">
      <w:pPr>
        <w:numPr>
          <w:ilvl w:val="0"/>
          <w:numId w:val="6"/>
        </w:numPr>
        <w:spacing w:line="240" w:lineRule="auto"/>
        <w:jc w:val="both"/>
        <w:rPr>
          <w:sz w:val="28"/>
          <w:szCs w:val="28"/>
        </w:rPr>
      </w:pPr>
      <w:r>
        <w:rPr>
          <w:sz w:val="28"/>
          <w:szCs w:val="28"/>
        </w:rPr>
        <w:t xml:space="preserve">К-ть відшитих (фактично) виробів - може оновлюватись в реальному часі автоматично коли оновлюється кількість виробів з цього проекту на складі готової продукції.  Коли на склад готових виробів виробничого підрозділу надходить певна кількість виготовлених за день (зміну) виробів, завсклад виробничого підрозділу має внести в систему їх кількість відповідно до певного проекту (в роботі може бути кілька проектів одночасно). Детальніше - в розділі </w:t>
      </w:r>
      <w:hyperlink w:anchor="_hn2pf1ffjcpu">
        <w:r>
          <w:rPr>
            <w:color w:val="1155CC"/>
            <w:sz w:val="28"/>
            <w:szCs w:val="28"/>
            <w:u w:val="single"/>
          </w:rPr>
          <w:t>Щоденний звіт по замовленню)</w:t>
        </w:r>
      </w:hyperlink>
      <w:r>
        <w:rPr>
          <w:sz w:val="28"/>
          <w:szCs w:val="28"/>
        </w:rPr>
        <w:t>.</w:t>
      </w:r>
    </w:p>
    <w:p w14:paraId="698ED1B7" w14:textId="77777777" w:rsidR="00027871" w:rsidRDefault="00000000">
      <w:pPr>
        <w:numPr>
          <w:ilvl w:val="0"/>
          <w:numId w:val="6"/>
        </w:numPr>
        <w:spacing w:line="240" w:lineRule="auto"/>
        <w:jc w:val="both"/>
        <w:rPr>
          <w:sz w:val="28"/>
          <w:szCs w:val="28"/>
        </w:rPr>
      </w:pPr>
      <w:r>
        <w:rPr>
          <w:sz w:val="28"/>
          <w:szCs w:val="28"/>
        </w:rPr>
        <w:t>Скільки ще потрібно виготовити (теж може рахуватись автоматично на основі даних з файлу Калькуляції).</w:t>
      </w:r>
    </w:p>
    <w:p w14:paraId="271038A4" w14:textId="77777777" w:rsidR="00027871" w:rsidRDefault="00027871">
      <w:pPr>
        <w:spacing w:line="240" w:lineRule="auto"/>
        <w:jc w:val="both"/>
        <w:rPr>
          <w:sz w:val="28"/>
          <w:szCs w:val="28"/>
        </w:rPr>
      </w:pPr>
    </w:p>
    <w:p w14:paraId="3459B948" w14:textId="77777777" w:rsidR="00027871" w:rsidRDefault="00000000">
      <w:pPr>
        <w:spacing w:line="240" w:lineRule="auto"/>
        <w:jc w:val="both"/>
        <w:rPr>
          <w:sz w:val="28"/>
          <w:szCs w:val="28"/>
        </w:rPr>
      </w:pPr>
      <w:r>
        <w:rPr>
          <w:sz w:val="28"/>
          <w:szCs w:val="28"/>
        </w:rPr>
        <w:t>Детальніше можна переглянуту у розділі</w:t>
      </w:r>
      <w:hyperlink w:anchor="_122jf2t5mru4">
        <w:r>
          <w:rPr>
            <w:color w:val="1155CC"/>
            <w:sz w:val="28"/>
            <w:szCs w:val="28"/>
            <w:u w:val="single"/>
          </w:rPr>
          <w:t xml:space="preserve"> Аналітика</w:t>
        </w:r>
      </w:hyperlink>
    </w:p>
    <w:p w14:paraId="7125C07E" w14:textId="77777777" w:rsidR="00027871" w:rsidRDefault="00027871">
      <w:pPr>
        <w:pStyle w:val="4"/>
        <w:jc w:val="both"/>
        <w:rPr>
          <w:sz w:val="28"/>
          <w:szCs w:val="28"/>
        </w:rPr>
      </w:pPr>
      <w:bookmarkStart w:id="89" w:name="_8tog9nf9lld4" w:colFirst="0" w:colLast="0"/>
      <w:bookmarkEnd w:id="89"/>
    </w:p>
    <w:p w14:paraId="50568A99" w14:textId="77777777" w:rsidR="00027871" w:rsidRDefault="00000000">
      <w:pPr>
        <w:pStyle w:val="4"/>
        <w:jc w:val="both"/>
        <w:rPr>
          <w:sz w:val="28"/>
          <w:szCs w:val="28"/>
        </w:rPr>
      </w:pPr>
      <w:bookmarkStart w:id="90" w:name="_ydeacasfcylu" w:colFirst="0" w:colLast="0"/>
      <w:bookmarkEnd w:id="90"/>
      <w:r>
        <w:rPr>
          <w:sz w:val="28"/>
          <w:szCs w:val="28"/>
        </w:rPr>
        <w:t>Карта виробу (Конфекційна карта)</w:t>
      </w:r>
    </w:p>
    <w:p w14:paraId="230FEDEB" w14:textId="77777777" w:rsidR="00027871" w:rsidRDefault="00000000">
      <w:pPr>
        <w:jc w:val="both"/>
        <w:rPr>
          <w:sz w:val="28"/>
          <w:szCs w:val="28"/>
        </w:rPr>
      </w:pPr>
      <w:r>
        <w:rPr>
          <w:sz w:val="28"/>
          <w:szCs w:val="28"/>
        </w:rPr>
        <w:t xml:space="preserve">Карта виробу містить повні технічні характеристики матеріалів, з яких виготовляються замовлені вироби. </w:t>
      </w:r>
    </w:p>
    <w:p w14:paraId="35271E26" w14:textId="77777777" w:rsidR="00027871" w:rsidRDefault="00000000">
      <w:pPr>
        <w:jc w:val="both"/>
        <w:rPr>
          <w:sz w:val="28"/>
          <w:szCs w:val="28"/>
        </w:rPr>
      </w:pPr>
      <w:r>
        <w:rPr>
          <w:sz w:val="28"/>
          <w:szCs w:val="28"/>
        </w:rPr>
        <w:t>Цей файл має обов'язково містити перелік найменувань матеріалів і фурнітури і характеристики кожного матеріалу (його сировинний склад, поверхнева щільність тощо).  Цей файл роздруковується і до нього прикріплюються фізичні зразки матеріалів, і в подальшому в Проекті використовується саме фізична копія файлу.</w:t>
      </w:r>
    </w:p>
    <w:p w14:paraId="38BC601C" w14:textId="77777777" w:rsidR="00027871" w:rsidRDefault="00027871">
      <w:pPr>
        <w:jc w:val="both"/>
        <w:rPr>
          <w:sz w:val="28"/>
          <w:szCs w:val="28"/>
        </w:rPr>
      </w:pPr>
    </w:p>
    <w:p w14:paraId="2DBFF6E0" w14:textId="77777777" w:rsidR="00027871" w:rsidRDefault="00000000">
      <w:pPr>
        <w:jc w:val="both"/>
        <w:rPr>
          <w:sz w:val="28"/>
          <w:szCs w:val="28"/>
        </w:rPr>
      </w:pPr>
      <w:hyperlink r:id="rId22">
        <w:r>
          <w:rPr>
            <w:color w:val="1155CC"/>
            <w:sz w:val="28"/>
            <w:szCs w:val="28"/>
            <w:u w:val="single"/>
          </w:rPr>
          <w:t>Приклад Конфекційної карти виробу (файлу</w:t>
        </w:r>
      </w:hyperlink>
      <w:r>
        <w:rPr>
          <w:sz w:val="28"/>
          <w:szCs w:val="28"/>
        </w:rPr>
        <w:t>)</w:t>
      </w:r>
    </w:p>
    <w:p w14:paraId="386ECE03" w14:textId="77777777" w:rsidR="00027871" w:rsidRDefault="00027871">
      <w:pPr>
        <w:jc w:val="both"/>
        <w:rPr>
          <w:sz w:val="28"/>
          <w:szCs w:val="28"/>
        </w:rPr>
      </w:pPr>
    </w:p>
    <w:p w14:paraId="0DE20C61" w14:textId="77777777" w:rsidR="00027871" w:rsidRDefault="00000000">
      <w:pPr>
        <w:jc w:val="both"/>
        <w:rPr>
          <w:sz w:val="28"/>
          <w:szCs w:val="28"/>
        </w:rPr>
      </w:pPr>
      <w:r>
        <w:rPr>
          <w:sz w:val="28"/>
          <w:szCs w:val="28"/>
        </w:rPr>
        <w:t xml:space="preserve">Файл містить: </w:t>
      </w:r>
    </w:p>
    <w:tbl>
      <w:tblPr>
        <w:tblStyle w:val="a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027871" w14:paraId="54E46880" w14:textId="77777777">
        <w:tc>
          <w:tcPr>
            <w:tcW w:w="3120" w:type="dxa"/>
            <w:tcMar>
              <w:top w:w="100" w:type="dxa"/>
              <w:left w:w="100" w:type="dxa"/>
              <w:bottom w:w="100" w:type="dxa"/>
              <w:right w:w="100" w:type="dxa"/>
            </w:tcMar>
          </w:tcPr>
          <w:p w14:paraId="34019D10" w14:textId="77777777" w:rsidR="00027871" w:rsidRDefault="00000000">
            <w:pPr>
              <w:jc w:val="both"/>
              <w:rPr>
                <w:b/>
                <w:sz w:val="28"/>
                <w:szCs w:val="28"/>
              </w:rPr>
            </w:pPr>
            <w:r>
              <w:rPr>
                <w:b/>
                <w:sz w:val="28"/>
                <w:szCs w:val="28"/>
              </w:rPr>
              <w:t>Найменування матеріалу та фурнітури</w:t>
            </w:r>
          </w:p>
        </w:tc>
        <w:tc>
          <w:tcPr>
            <w:tcW w:w="3120" w:type="dxa"/>
            <w:tcMar>
              <w:top w:w="100" w:type="dxa"/>
              <w:left w:w="100" w:type="dxa"/>
              <w:bottom w:w="100" w:type="dxa"/>
              <w:right w:w="100" w:type="dxa"/>
            </w:tcMar>
          </w:tcPr>
          <w:p w14:paraId="3CF32EA7" w14:textId="77777777" w:rsidR="00027871" w:rsidRDefault="00000000">
            <w:pPr>
              <w:jc w:val="both"/>
              <w:rPr>
                <w:b/>
                <w:sz w:val="28"/>
                <w:szCs w:val="28"/>
              </w:rPr>
            </w:pPr>
            <w:r>
              <w:rPr>
                <w:b/>
                <w:sz w:val="28"/>
                <w:szCs w:val="28"/>
              </w:rPr>
              <w:t>Характеристики (сировинний склад, поверхнева  щільність)</w:t>
            </w:r>
          </w:p>
        </w:tc>
        <w:tc>
          <w:tcPr>
            <w:tcW w:w="3120" w:type="dxa"/>
            <w:tcMar>
              <w:top w:w="100" w:type="dxa"/>
              <w:left w:w="100" w:type="dxa"/>
              <w:bottom w:w="100" w:type="dxa"/>
              <w:right w:w="100" w:type="dxa"/>
            </w:tcMar>
          </w:tcPr>
          <w:p w14:paraId="58518D37" w14:textId="77777777" w:rsidR="00027871" w:rsidRDefault="00000000">
            <w:pPr>
              <w:jc w:val="both"/>
              <w:rPr>
                <w:b/>
                <w:sz w:val="28"/>
                <w:szCs w:val="28"/>
              </w:rPr>
            </w:pPr>
            <w:r>
              <w:rPr>
                <w:b/>
                <w:sz w:val="28"/>
                <w:szCs w:val="28"/>
              </w:rPr>
              <w:t>Зразок матеріалу</w:t>
            </w:r>
          </w:p>
          <w:p w14:paraId="4BA35AEF" w14:textId="77777777" w:rsidR="00027871" w:rsidRDefault="00000000">
            <w:pPr>
              <w:widowControl w:val="0"/>
              <w:pBdr>
                <w:top w:val="nil"/>
                <w:left w:val="nil"/>
                <w:bottom w:val="nil"/>
                <w:right w:val="nil"/>
                <w:between w:val="nil"/>
              </w:pBdr>
              <w:spacing w:line="240" w:lineRule="auto"/>
              <w:jc w:val="both"/>
              <w:rPr>
                <w:b/>
                <w:sz w:val="28"/>
                <w:szCs w:val="28"/>
              </w:rPr>
            </w:pPr>
            <w:r>
              <w:rPr>
                <w:b/>
                <w:sz w:val="28"/>
                <w:szCs w:val="28"/>
              </w:rPr>
              <w:t>(фізичний)</w:t>
            </w:r>
          </w:p>
        </w:tc>
      </w:tr>
      <w:tr w:rsidR="00027871" w14:paraId="2BF0F747" w14:textId="77777777">
        <w:tc>
          <w:tcPr>
            <w:tcW w:w="3120" w:type="dxa"/>
            <w:tcMar>
              <w:top w:w="100" w:type="dxa"/>
              <w:left w:w="100" w:type="dxa"/>
              <w:bottom w:w="100" w:type="dxa"/>
              <w:right w:w="100" w:type="dxa"/>
            </w:tcMar>
          </w:tcPr>
          <w:p w14:paraId="5989E2FF" w14:textId="77777777" w:rsidR="00027871" w:rsidRDefault="00000000">
            <w:pPr>
              <w:jc w:val="both"/>
              <w:rPr>
                <w:sz w:val="28"/>
                <w:szCs w:val="28"/>
              </w:rPr>
            </w:pPr>
            <w:r>
              <w:rPr>
                <w:b/>
                <w:sz w:val="28"/>
                <w:szCs w:val="28"/>
              </w:rPr>
              <w:lastRenderedPageBreak/>
              <w:t xml:space="preserve">Наприклад: </w:t>
            </w:r>
            <w:r>
              <w:rPr>
                <w:sz w:val="28"/>
                <w:szCs w:val="28"/>
              </w:rPr>
              <w:t>Плащова тканина камуфляжна з покриттям</w:t>
            </w:r>
          </w:p>
        </w:tc>
        <w:tc>
          <w:tcPr>
            <w:tcW w:w="3120" w:type="dxa"/>
            <w:tcMar>
              <w:top w:w="100" w:type="dxa"/>
              <w:left w:w="100" w:type="dxa"/>
              <w:bottom w:w="100" w:type="dxa"/>
              <w:right w:w="100" w:type="dxa"/>
            </w:tcMar>
          </w:tcPr>
          <w:p w14:paraId="19D62B14" w14:textId="77777777" w:rsidR="00027871" w:rsidRDefault="00000000">
            <w:pPr>
              <w:jc w:val="both"/>
              <w:rPr>
                <w:sz w:val="28"/>
                <w:szCs w:val="28"/>
              </w:rPr>
            </w:pPr>
            <w:r>
              <w:rPr>
                <w:sz w:val="28"/>
                <w:szCs w:val="28"/>
              </w:rPr>
              <w:t>бавовна -34,3%,</w:t>
            </w:r>
          </w:p>
          <w:p w14:paraId="483F5AF5" w14:textId="77777777" w:rsidR="00027871" w:rsidRDefault="00000000">
            <w:pPr>
              <w:jc w:val="both"/>
              <w:rPr>
                <w:sz w:val="28"/>
                <w:szCs w:val="28"/>
              </w:rPr>
            </w:pPr>
            <w:r>
              <w:rPr>
                <w:sz w:val="28"/>
                <w:szCs w:val="28"/>
              </w:rPr>
              <w:t>поліестер – 65,7%</w:t>
            </w:r>
          </w:p>
          <w:p w14:paraId="419147CA" w14:textId="77777777" w:rsidR="00027871" w:rsidRDefault="00000000">
            <w:pPr>
              <w:jc w:val="both"/>
              <w:rPr>
                <w:sz w:val="28"/>
                <w:szCs w:val="28"/>
              </w:rPr>
            </w:pPr>
            <w:r>
              <w:rPr>
                <w:sz w:val="28"/>
                <w:szCs w:val="28"/>
              </w:rPr>
              <w:t>поверхнева щільність не менше 269 г/м²</w:t>
            </w:r>
          </w:p>
          <w:p w14:paraId="7D7BE19A" w14:textId="77777777" w:rsidR="00027871" w:rsidRDefault="00027871">
            <w:pPr>
              <w:jc w:val="both"/>
              <w:rPr>
                <w:sz w:val="28"/>
                <w:szCs w:val="28"/>
              </w:rPr>
            </w:pPr>
          </w:p>
        </w:tc>
        <w:tc>
          <w:tcPr>
            <w:tcW w:w="3120" w:type="dxa"/>
            <w:tcMar>
              <w:top w:w="100" w:type="dxa"/>
              <w:left w:w="100" w:type="dxa"/>
              <w:bottom w:w="100" w:type="dxa"/>
              <w:right w:w="100" w:type="dxa"/>
            </w:tcMar>
          </w:tcPr>
          <w:p w14:paraId="148ACD41" w14:textId="77777777" w:rsidR="00027871" w:rsidRDefault="00027871">
            <w:pPr>
              <w:jc w:val="both"/>
              <w:rPr>
                <w:sz w:val="28"/>
                <w:szCs w:val="28"/>
              </w:rPr>
            </w:pPr>
          </w:p>
        </w:tc>
      </w:tr>
    </w:tbl>
    <w:p w14:paraId="564B2F44" w14:textId="77777777" w:rsidR="00027871" w:rsidRDefault="00027871">
      <w:pPr>
        <w:jc w:val="both"/>
        <w:rPr>
          <w:sz w:val="28"/>
          <w:szCs w:val="28"/>
        </w:rPr>
      </w:pPr>
    </w:p>
    <w:p w14:paraId="1D6120B1" w14:textId="77777777" w:rsidR="00027871" w:rsidRDefault="00000000">
      <w:pPr>
        <w:pStyle w:val="4"/>
        <w:jc w:val="both"/>
        <w:rPr>
          <w:sz w:val="28"/>
          <w:szCs w:val="28"/>
        </w:rPr>
      </w:pPr>
      <w:bookmarkStart w:id="91" w:name="_2qq2uai604rh" w:colFirst="0" w:colLast="0"/>
      <w:bookmarkEnd w:id="91"/>
      <w:r>
        <w:rPr>
          <w:sz w:val="28"/>
          <w:szCs w:val="28"/>
        </w:rPr>
        <w:t>Календар Закупівель (замовлень і поставок матеріалів)</w:t>
      </w:r>
    </w:p>
    <w:p w14:paraId="322FE9BD" w14:textId="77777777" w:rsidR="00027871" w:rsidRDefault="00027871">
      <w:pPr>
        <w:spacing w:line="240" w:lineRule="auto"/>
        <w:jc w:val="both"/>
        <w:rPr>
          <w:sz w:val="28"/>
          <w:szCs w:val="28"/>
        </w:rPr>
      </w:pPr>
    </w:p>
    <w:p w14:paraId="7326BD6A" w14:textId="77777777" w:rsidR="00027871" w:rsidRDefault="00000000">
      <w:pPr>
        <w:spacing w:line="240" w:lineRule="auto"/>
        <w:jc w:val="both"/>
        <w:rPr>
          <w:sz w:val="28"/>
          <w:szCs w:val="28"/>
        </w:rPr>
      </w:pPr>
      <w:r>
        <w:rPr>
          <w:sz w:val="28"/>
          <w:szCs w:val="28"/>
        </w:rPr>
        <w:t>Окремим функціоналом у системі має бути Календар поставок. Календар поставок повинен містити функціонал перегляду, створення, редагування,  видалення  поставки, прегляд календаря поставок.</w:t>
      </w:r>
    </w:p>
    <w:p w14:paraId="303D8FD5" w14:textId="77777777" w:rsidR="00027871" w:rsidRDefault="00027871">
      <w:pPr>
        <w:spacing w:line="240" w:lineRule="auto"/>
        <w:jc w:val="both"/>
        <w:rPr>
          <w:sz w:val="28"/>
          <w:szCs w:val="28"/>
        </w:rPr>
      </w:pPr>
    </w:p>
    <w:p w14:paraId="44C3AFD3" w14:textId="77777777" w:rsidR="00027871" w:rsidRDefault="00000000">
      <w:pPr>
        <w:spacing w:line="240" w:lineRule="auto"/>
        <w:jc w:val="both"/>
        <w:rPr>
          <w:sz w:val="28"/>
          <w:szCs w:val="28"/>
        </w:rPr>
      </w:pPr>
      <w:r>
        <w:rPr>
          <w:sz w:val="28"/>
          <w:szCs w:val="28"/>
        </w:rPr>
        <w:t>Функціонал управління поставкою повинен містити в собі такі дані, які:</w:t>
      </w:r>
    </w:p>
    <w:p w14:paraId="223D1C81" w14:textId="77777777" w:rsidR="00027871" w:rsidRDefault="00000000">
      <w:pPr>
        <w:numPr>
          <w:ilvl w:val="0"/>
          <w:numId w:val="32"/>
        </w:numPr>
        <w:spacing w:line="240" w:lineRule="auto"/>
        <w:jc w:val="both"/>
        <w:rPr>
          <w:sz w:val="28"/>
          <w:szCs w:val="28"/>
        </w:rPr>
      </w:pPr>
      <w:r>
        <w:rPr>
          <w:sz w:val="28"/>
          <w:szCs w:val="28"/>
        </w:rPr>
        <w:t>Проект;</w:t>
      </w:r>
    </w:p>
    <w:p w14:paraId="1D7B3517" w14:textId="77777777" w:rsidR="00027871" w:rsidRDefault="00000000">
      <w:pPr>
        <w:numPr>
          <w:ilvl w:val="0"/>
          <w:numId w:val="32"/>
        </w:numPr>
        <w:spacing w:line="240" w:lineRule="auto"/>
        <w:jc w:val="both"/>
        <w:rPr>
          <w:sz w:val="28"/>
          <w:szCs w:val="28"/>
        </w:rPr>
      </w:pPr>
      <w:r>
        <w:rPr>
          <w:sz w:val="28"/>
          <w:szCs w:val="28"/>
        </w:rPr>
        <w:t>Артикул;</w:t>
      </w:r>
    </w:p>
    <w:p w14:paraId="1AB07DFD" w14:textId="77777777" w:rsidR="00027871" w:rsidRDefault="00000000">
      <w:pPr>
        <w:numPr>
          <w:ilvl w:val="0"/>
          <w:numId w:val="32"/>
        </w:numPr>
        <w:spacing w:line="240" w:lineRule="auto"/>
        <w:jc w:val="both"/>
        <w:rPr>
          <w:sz w:val="28"/>
          <w:szCs w:val="28"/>
        </w:rPr>
      </w:pPr>
      <w:r>
        <w:rPr>
          <w:sz w:val="28"/>
          <w:szCs w:val="28"/>
        </w:rPr>
        <w:t>Назва;</w:t>
      </w:r>
    </w:p>
    <w:p w14:paraId="7FDE0316" w14:textId="77777777" w:rsidR="00027871" w:rsidRDefault="00000000">
      <w:pPr>
        <w:numPr>
          <w:ilvl w:val="0"/>
          <w:numId w:val="32"/>
        </w:numPr>
        <w:spacing w:line="240" w:lineRule="auto"/>
        <w:jc w:val="both"/>
        <w:rPr>
          <w:sz w:val="28"/>
          <w:szCs w:val="28"/>
        </w:rPr>
      </w:pPr>
      <w:r>
        <w:rPr>
          <w:sz w:val="28"/>
          <w:szCs w:val="28"/>
        </w:rPr>
        <w:t>Тип;</w:t>
      </w:r>
    </w:p>
    <w:p w14:paraId="03295B55" w14:textId="77777777" w:rsidR="00027871" w:rsidRDefault="00000000">
      <w:pPr>
        <w:numPr>
          <w:ilvl w:val="0"/>
          <w:numId w:val="32"/>
        </w:numPr>
        <w:spacing w:line="240" w:lineRule="auto"/>
        <w:jc w:val="both"/>
        <w:rPr>
          <w:sz w:val="28"/>
          <w:szCs w:val="28"/>
        </w:rPr>
      </w:pPr>
      <w:r>
        <w:rPr>
          <w:sz w:val="28"/>
          <w:szCs w:val="28"/>
        </w:rPr>
        <w:t>Категорія;</w:t>
      </w:r>
    </w:p>
    <w:p w14:paraId="64A17490" w14:textId="77777777" w:rsidR="00027871" w:rsidRDefault="00000000">
      <w:pPr>
        <w:numPr>
          <w:ilvl w:val="0"/>
          <w:numId w:val="32"/>
        </w:numPr>
        <w:spacing w:line="240" w:lineRule="auto"/>
        <w:jc w:val="both"/>
        <w:rPr>
          <w:sz w:val="28"/>
          <w:szCs w:val="28"/>
        </w:rPr>
      </w:pPr>
      <w:r>
        <w:rPr>
          <w:sz w:val="28"/>
          <w:szCs w:val="28"/>
        </w:rPr>
        <w:t>Колір;</w:t>
      </w:r>
    </w:p>
    <w:p w14:paraId="2101AA5C" w14:textId="77777777" w:rsidR="00027871" w:rsidRDefault="00000000">
      <w:pPr>
        <w:numPr>
          <w:ilvl w:val="0"/>
          <w:numId w:val="32"/>
        </w:numPr>
        <w:spacing w:line="240" w:lineRule="auto"/>
        <w:jc w:val="both"/>
        <w:rPr>
          <w:sz w:val="28"/>
          <w:szCs w:val="28"/>
        </w:rPr>
      </w:pPr>
      <w:r>
        <w:rPr>
          <w:sz w:val="28"/>
          <w:szCs w:val="28"/>
        </w:rPr>
        <w:t>Постачальник;</w:t>
      </w:r>
    </w:p>
    <w:p w14:paraId="57F14112" w14:textId="77777777" w:rsidR="00027871" w:rsidRDefault="00000000">
      <w:pPr>
        <w:numPr>
          <w:ilvl w:val="0"/>
          <w:numId w:val="32"/>
        </w:numPr>
        <w:spacing w:line="240" w:lineRule="auto"/>
        <w:jc w:val="both"/>
        <w:rPr>
          <w:sz w:val="28"/>
          <w:szCs w:val="28"/>
        </w:rPr>
      </w:pPr>
      <w:r>
        <w:rPr>
          <w:sz w:val="28"/>
          <w:szCs w:val="28"/>
        </w:rPr>
        <w:t>ТТН;</w:t>
      </w:r>
    </w:p>
    <w:p w14:paraId="5D5A2B7A" w14:textId="77777777" w:rsidR="00027871" w:rsidRDefault="00000000">
      <w:pPr>
        <w:numPr>
          <w:ilvl w:val="0"/>
          <w:numId w:val="32"/>
        </w:numPr>
        <w:spacing w:line="240" w:lineRule="auto"/>
        <w:jc w:val="both"/>
        <w:rPr>
          <w:sz w:val="28"/>
          <w:szCs w:val="28"/>
        </w:rPr>
      </w:pPr>
      <w:r>
        <w:rPr>
          <w:sz w:val="28"/>
          <w:szCs w:val="28"/>
        </w:rPr>
        <w:t>Дата поставки;</w:t>
      </w:r>
    </w:p>
    <w:p w14:paraId="6742BC49" w14:textId="77777777" w:rsidR="00027871" w:rsidRDefault="00000000">
      <w:pPr>
        <w:numPr>
          <w:ilvl w:val="0"/>
          <w:numId w:val="32"/>
        </w:numPr>
        <w:spacing w:line="240" w:lineRule="auto"/>
        <w:jc w:val="both"/>
        <w:rPr>
          <w:sz w:val="28"/>
          <w:szCs w:val="28"/>
        </w:rPr>
      </w:pPr>
      <w:r>
        <w:rPr>
          <w:sz w:val="28"/>
          <w:szCs w:val="28"/>
        </w:rPr>
        <w:t>Статус Закупівлі:</w:t>
      </w:r>
    </w:p>
    <w:p w14:paraId="063E3BFA" w14:textId="77777777" w:rsidR="00027871" w:rsidRDefault="00000000">
      <w:pPr>
        <w:numPr>
          <w:ilvl w:val="1"/>
          <w:numId w:val="32"/>
        </w:numPr>
        <w:spacing w:line="240" w:lineRule="auto"/>
        <w:jc w:val="both"/>
        <w:rPr>
          <w:sz w:val="28"/>
          <w:szCs w:val="28"/>
        </w:rPr>
      </w:pPr>
      <w:r>
        <w:rPr>
          <w:sz w:val="28"/>
          <w:szCs w:val="28"/>
        </w:rPr>
        <w:t>Нове;</w:t>
      </w:r>
    </w:p>
    <w:p w14:paraId="1C8F982D" w14:textId="77777777" w:rsidR="00027871" w:rsidRDefault="00000000">
      <w:pPr>
        <w:numPr>
          <w:ilvl w:val="1"/>
          <w:numId w:val="32"/>
        </w:numPr>
        <w:spacing w:line="240" w:lineRule="auto"/>
        <w:jc w:val="both"/>
        <w:rPr>
          <w:sz w:val="28"/>
          <w:szCs w:val="28"/>
        </w:rPr>
      </w:pPr>
      <w:r>
        <w:rPr>
          <w:sz w:val="28"/>
          <w:szCs w:val="28"/>
        </w:rPr>
        <w:t>Підтверджене;</w:t>
      </w:r>
    </w:p>
    <w:p w14:paraId="4BCDAC39" w14:textId="77777777" w:rsidR="00027871" w:rsidRDefault="00000000">
      <w:pPr>
        <w:numPr>
          <w:ilvl w:val="1"/>
          <w:numId w:val="32"/>
        </w:numPr>
        <w:spacing w:line="240" w:lineRule="auto"/>
        <w:jc w:val="both"/>
        <w:rPr>
          <w:sz w:val="28"/>
          <w:szCs w:val="28"/>
        </w:rPr>
      </w:pPr>
      <w:r>
        <w:rPr>
          <w:sz w:val="28"/>
          <w:szCs w:val="28"/>
        </w:rPr>
        <w:t>В транзиті;</w:t>
      </w:r>
    </w:p>
    <w:p w14:paraId="2C54D130" w14:textId="77777777" w:rsidR="00027871" w:rsidRDefault="00000000">
      <w:pPr>
        <w:numPr>
          <w:ilvl w:val="1"/>
          <w:numId w:val="32"/>
        </w:numPr>
        <w:spacing w:line="240" w:lineRule="auto"/>
        <w:jc w:val="both"/>
        <w:rPr>
          <w:sz w:val="28"/>
          <w:szCs w:val="28"/>
        </w:rPr>
      </w:pPr>
      <w:r>
        <w:rPr>
          <w:sz w:val="28"/>
          <w:szCs w:val="28"/>
        </w:rPr>
        <w:t>Отримано(Завершено).</w:t>
      </w:r>
    </w:p>
    <w:p w14:paraId="4CE9E70B" w14:textId="77777777" w:rsidR="00027871" w:rsidRDefault="00027871">
      <w:pPr>
        <w:spacing w:line="240" w:lineRule="auto"/>
        <w:jc w:val="both"/>
        <w:rPr>
          <w:sz w:val="28"/>
          <w:szCs w:val="28"/>
        </w:rPr>
      </w:pPr>
    </w:p>
    <w:p w14:paraId="44516B36" w14:textId="77777777" w:rsidR="00027871" w:rsidRDefault="00000000">
      <w:pPr>
        <w:spacing w:line="240" w:lineRule="auto"/>
        <w:jc w:val="both"/>
        <w:rPr>
          <w:sz w:val="28"/>
          <w:szCs w:val="28"/>
        </w:rPr>
      </w:pPr>
      <w:r>
        <w:rPr>
          <w:sz w:val="28"/>
          <w:szCs w:val="28"/>
        </w:rPr>
        <w:t>Функціонал управлінням календарем поставок повинен містити в собі такі дані, як:</w:t>
      </w:r>
    </w:p>
    <w:p w14:paraId="028AC4C5" w14:textId="77777777" w:rsidR="00027871" w:rsidRDefault="00000000">
      <w:pPr>
        <w:numPr>
          <w:ilvl w:val="0"/>
          <w:numId w:val="34"/>
        </w:numPr>
        <w:spacing w:line="240" w:lineRule="auto"/>
        <w:jc w:val="both"/>
        <w:rPr>
          <w:sz w:val="28"/>
          <w:szCs w:val="28"/>
        </w:rPr>
      </w:pPr>
      <w:r>
        <w:rPr>
          <w:sz w:val="28"/>
          <w:szCs w:val="28"/>
        </w:rPr>
        <w:t>Календар з можливістю вигляду на тиждень та місяць;</w:t>
      </w:r>
    </w:p>
    <w:p w14:paraId="20AB7E5A" w14:textId="77777777" w:rsidR="00027871" w:rsidRDefault="00000000">
      <w:pPr>
        <w:numPr>
          <w:ilvl w:val="0"/>
          <w:numId w:val="34"/>
        </w:numPr>
        <w:spacing w:line="240" w:lineRule="auto"/>
        <w:jc w:val="both"/>
        <w:rPr>
          <w:sz w:val="28"/>
          <w:szCs w:val="28"/>
        </w:rPr>
      </w:pPr>
      <w:r>
        <w:rPr>
          <w:sz w:val="28"/>
          <w:szCs w:val="28"/>
        </w:rPr>
        <w:t>Назва проекту для якого відбувається поставка;</w:t>
      </w:r>
    </w:p>
    <w:p w14:paraId="6E1B12CB" w14:textId="77777777" w:rsidR="00027871" w:rsidRDefault="00000000">
      <w:pPr>
        <w:numPr>
          <w:ilvl w:val="0"/>
          <w:numId w:val="34"/>
        </w:numPr>
        <w:spacing w:line="240" w:lineRule="auto"/>
        <w:jc w:val="both"/>
        <w:rPr>
          <w:sz w:val="28"/>
          <w:szCs w:val="28"/>
        </w:rPr>
      </w:pPr>
      <w:r>
        <w:rPr>
          <w:sz w:val="28"/>
          <w:szCs w:val="28"/>
        </w:rPr>
        <w:t>Список елементів, які мають бути поставлені для певного проекту;</w:t>
      </w:r>
    </w:p>
    <w:p w14:paraId="1FACED42" w14:textId="77777777" w:rsidR="00027871" w:rsidRDefault="00000000">
      <w:pPr>
        <w:numPr>
          <w:ilvl w:val="0"/>
          <w:numId w:val="34"/>
        </w:numPr>
        <w:spacing w:line="240" w:lineRule="auto"/>
        <w:jc w:val="both"/>
        <w:rPr>
          <w:sz w:val="28"/>
          <w:szCs w:val="28"/>
        </w:rPr>
      </w:pPr>
      <w:r>
        <w:rPr>
          <w:sz w:val="28"/>
          <w:szCs w:val="28"/>
        </w:rPr>
        <w:t>На календарі повинно бути відзначено дата поставки відносно певного елемента, який відноситься до певного проекту.</w:t>
      </w:r>
    </w:p>
    <w:p w14:paraId="4816CC07" w14:textId="77777777" w:rsidR="00027871" w:rsidRDefault="00000000">
      <w:pPr>
        <w:numPr>
          <w:ilvl w:val="0"/>
          <w:numId w:val="34"/>
        </w:numPr>
        <w:spacing w:line="240" w:lineRule="auto"/>
        <w:jc w:val="both"/>
        <w:rPr>
          <w:sz w:val="28"/>
          <w:szCs w:val="28"/>
        </w:rPr>
      </w:pPr>
      <w:r>
        <w:rPr>
          <w:sz w:val="28"/>
          <w:szCs w:val="28"/>
        </w:rPr>
        <w:t>Дані на календарі відображаються згідно з даними на створенні поставок.</w:t>
      </w:r>
    </w:p>
    <w:p w14:paraId="2D9DF439" w14:textId="77777777" w:rsidR="00027871" w:rsidRDefault="00000000">
      <w:pPr>
        <w:numPr>
          <w:ilvl w:val="0"/>
          <w:numId w:val="34"/>
        </w:numPr>
        <w:spacing w:line="240" w:lineRule="auto"/>
        <w:jc w:val="both"/>
        <w:rPr>
          <w:sz w:val="28"/>
          <w:szCs w:val="28"/>
        </w:rPr>
      </w:pPr>
      <w:r>
        <w:rPr>
          <w:sz w:val="28"/>
          <w:szCs w:val="28"/>
        </w:rPr>
        <w:lastRenderedPageBreak/>
        <w:t>Користувач може відфільтрувати календар за проектом, матеріалом, постачальником, датою.</w:t>
      </w:r>
    </w:p>
    <w:p w14:paraId="1FAEF3B8" w14:textId="77777777" w:rsidR="00027871" w:rsidRDefault="00027871">
      <w:pPr>
        <w:spacing w:line="240" w:lineRule="auto"/>
        <w:jc w:val="both"/>
        <w:rPr>
          <w:sz w:val="28"/>
          <w:szCs w:val="28"/>
        </w:rPr>
      </w:pPr>
    </w:p>
    <w:p w14:paraId="15C8987D" w14:textId="77777777" w:rsidR="00027871" w:rsidRDefault="00000000">
      <w:pPr>
        <w:pStyle w:val="4"/>
        <w:spacing w:line="240" w:lineRule="auto"/>
        <w:jc w:val="both"/>
        <w:rPr>
          <w:sz w:val="28"/>
          <w:szCs w:val="28"/>
        </w:rPr>
      </w:pPr>
      <w:bookmarkStart w:id="92" w:name="_hn2pf1ffjcpu" w:colFirst="0" w:colLast="0"/>
      <w:bookmarkEnd w:id="92"/>
      <w:r>
        <w:rPr>
          <w:sz w:val="28"/>
          <w:szCs w:val="28"/>
        </w:rPr>
        <w:t>Щоденний звіт по виробництву</w:t>
      </w:r>
    </w:p>
    <w:p w14:paraId="4B8EA131" w14:textId="77777777" w:rsidR="00027871" w:rsidRDefault="00027871">
      <w:pPr>
        <w:spacing w:line="240" w:lineRule="auto"/>
        <w:jc w:val="both"/>
        <w:rPr>
          <w:sz w:val="28"/>
          <w:szCs w:val="28"/>
        </w:rPr>
      </w:pPr>
    </w:p>
    <w:p w14:paraId="39CAADF7" w14:textId="77777777" w:rsidR="00027871" w:rsidRDefault="00000000">
      <w:pPr>
        <w:spacing w:line="240" w:lineRule="auto"/>
        <w:jc w:val="both"/>
        <w:rPr>
          <w:sz w:val="28"/>
          <w:szCs w:val="28"/>
        </w:rPr>
      </w:pPr>
      <w:r>
        <w:rPr>
          <w:sz w:val="28"/>
          <w:szCs w:val="28"/>
        </w:rPr>
        <w:t xml:space="preserve">Звіт по виробництву за день має містити дані про те, скільки виробів було створено кожним виробничим підрозділом, і сумарно по всіх підрозділах. </w:t>
      </w:r>
    </w:p>
    <w:p w14:paraId="2F80BC6A" w14:textId="77777777" w:rsidR="00027871" w:rsidRDefault="00000000">
      <w:pPr>
        <w:spacing w:line="240" w:lineRule="auto"/>
        <w:jc w:val="both"/>
        <w:rPr>
          <w:sz w:val="28"/>
          <w:szCs w:val="28"/>
        </w:rPr>
      </w:pPr>
      <w:r>
        <w:rPr>
          <w:sz w:val="28"/>
          <w:szCs w:val="28"/>
        </w:rPr>
        <w:t>Цей звіт потрібен менеджерам для того, щоб бачити прогрес по роботі і розуміти, скільки який підрозділ виготовляє певних виробів.</w:t>
      </w:r>
    </w:p>
    <w:p w14:paraId="78C9069F" w14:textId="77777777" w:rsidR="00027871" w:rsidRDefault="00027871">
      <w:pPr>
        <w:spacing w:line="240" w:lineRule="auto"/>
        <w:jc w:val="both"/>
        <w:rPr>
          <w:sz w:val="28"/>
          <w:szCs w:val="28"/>
        </w:rPr>
      </w:pPr>
    </w:p>
    <w:p w14:paraId="530FF2FA" w14:textId="77777777" w:rsidR="00027871" w:rsidRDefault="00000000">
      <w:pPr>
        <w:spacing w:line="240" w:lineRule="auto"/>
        <w:jc w:val="both"/>
        <w:rPr>
          <w:sz w:val="28"/>
          <w:szCs w:val="28"/>
        </w:rPr>
      </w:pPr>
      <w:r>
        <w:rPr>
          <w:sz w:val="28"/>
          <w:szCs w:val="28"/>
        </w:rPr>
        <w:t>Щоденний звіт по виробах має підтягувати дані з Обліку готових виробів (кількість виготовлених за день виробів яку вносить Завсклад)</w:t>
      </w:r>
    </w:p>
    <w:p w14:paraId="25E94C58" w14:textId="77777777" w:rsidR="00027871" w:rsidRDefault="00027871">
      <w:pPr>
        <w:spacing w:line="240" w:lineRule="auto"/>
        <w:jc w:val="both"/>
        <w:rPr>
          <w:sz w:val="28"/>
          <w:szCs w:val="28"/>
        </w:rPr>
      </w:pPr>
    </w:p>
    <w:p w14:paraId="0222988D" w14:textId="77777777" w:rsidR="00027871" w:rsidRDefault="00000000">
      <w:pPr>
        <w:spacing w:line="240" w:lineRule="auto"/>
        <w:jc w:val="both"/>
        <w:rPr>
          <w:sz w:val="28"/>
          <w:szCs w:val="28"/>
        </w:rPr>
      </w:pPr>
      <w:r>
        <w:rPr>
          <w:sz w:val="28"/>
          <w:szCs w:val="28"/>
        </w:rPr>
        <w:t>Щоденний звіт по виробництву має включати наступні дані:</w:t>
      </w:r>
    </w:p>
    <w:p w14:paraId="0442FEC4" w14:textId="77777777" w:rsidR="00027871" w:rsidRDefault="00000000">
      <w:pPr>
        <w:numPr>
          <w:ilvl w:val="0"/>
          <w:numId w:val="33"/>
        </w:numPr>
        <w:spacing w:line="240" w:lineRule="auto"/>
        <w:jc w:val="both"/>
        <w:rPr>
          <w:sz w:val="28"/>
          <w:szCs w:val="28"/>
        </w:rPr>
      </w:pPr>
      <w:r>
        <w:rPr>
          <w:sz w:val="28"/>
          <w:szCs w:val="28"/>
        </w:rPr>
        <w:t xml:space="preserve">Дата; </w:t>
      </w:r>
    </w:p>
    <w:p w14:paraId="193458C2" w14:textId="77777777" w:rsidR="00027871" w:rsidRDefault="00000000">
      <w:pPr>
        <w:numPr>
          <w:ilvl w:val="0"/>
          <w:numId w:val="33"/>
        </w:numPr>
        <w:spacing w:line="240" w:lineRule="auto"/>
        <w:jc w:val="both"/>
        <w:rPr>
          <w:sz w:val="28"/>
          <w:szCs w:val="28"/>
        </w:rPr>
      </w:pPr>
      <w:r>
        <w:rPr>
          <w:sz w:val="28"/>
          <w:szCs w:val="28"/>
        </w:rPr>
        <w:t>Актуальний Договір (номер, ID);</w:t>
      </w:r>
    </w:p>
    <w:p w14:paraId="083DD3C0" w14:textId="77777777" w:rsidR="00027871" w:rsidRDefault="00000000">
      <w:pPr>
        <w:numPr>
          <w:ilvl w:val="0"/>
          <w:numId w:val="33"/>
        </w:numPr>
        <w:spacing w:line="240" w:lineRule="auto"/>
        <w:jc w:val="both"/>
        <w:rPr>
          <w:sz w:val="28"/>
          <w:szCs w:val="28"/>
        </w:rPr>
      </w:pPr>
      <w:r>
        <w:rPr>
          <w:sz w:val="28"/>
          <w:szCs w:val="28"/>
        </w:rPr>
        <w:t>Найменування виробу проекту;</w:t>
      </w:r>
    </w:p>
    <w:p w14:paraId="46F129B4" w14:textId="77777777" w:rsidR="00027871" w:rsidRDefault="00000000">
      <w:pPr>
        <w:numPr>
          <w:ilvl w:val="0"/>
          <w:numId w:val="33"/>
        </w:numPr>
        <w:spacing w:line="240" w:lineRule="auto"/>
        <w:jc w:val="both"/>
        <w:rPr>
          <w:sz w:val="28"/>
          <w:szCs w:val="28"/>
        </w:rPr>
      </w:pPr>
      <w:r>
        <w:rPr>
          <w:sz w:val="28"/>
          <w:szCs w:val="28"/>
        </w:rPr>
        <w:t>Виробничий підрозділ (назва);</w:t>
      </w:r>
    </w:p>
    <w:p w14:paraId="2CD9C262" w14:textId="77777777" w:rsidR="00027871" w:rsidRDefault="00000000">
      <w:pPr>
        <w:numPr>
          <w:ilvl w:val="0"/>
          <w:numId w:val="33"/>
        </w:numPr>
        <w:spacing w:line="240" w:lineRule="auto"/>
        <w:jc w:val="both"/>
        <w:rPr>
          <w:sz w:val="28"/>
          <w:szCs w:val="28"/>
        </w:rPr>
      </w:pPr>
      <w:r>
        <w:rPr>
          <w:sz w:val="28"/>
          <w:szCs w:val="28"/>
        </w:rPr>
        <w:t>Кількість виконаних виробів (заведених в систему Завскладом);</w:t>
      </w:r>
    </w:p>
    <w:p w14:paraId="3902FF9F" w14:textId="77777777" w:rsidR="00027871" w:rsidRDefault="00000000">
      <w:pPr>
        <w:numPr>
          <w:ilvl w:val="0"/>
          <w:numId w:val="33"/>
        </w:numPr>
        <w:spacing w:line="240" w:lineRule="auto"/>
        <w:jc w:val="both"/>
        <w:rPr>
          <w:sz w:val="28"/>
          <w:szCs w:val="28"/>
        </w:rPr>
      </w:pPr>
      <w:r>
        <w:rPr>
          <w:sz w:val="28"/>
          <w:szCs w:val="28"/>
        </w:rPr>
        <w:t>Загальна сума вироблених за день одиниць по всіх підрозділах.</w:t>
      </w:r>
    </w:p>
    <w:p w14:paraId="43153E52" w14:textId="77777777" w:rsidR="00027871" w:rsidRDefault="00000000">
      <w:pPr>
        <w:numPr>
          <w:ilvl w:val="0"/>
          <w:numId w:val="33"/>
        </w:numPr>
        <w:spacing w:line="240" w:lineRule="auto"/>
        <w:jc w:val="both"/>
        <w:rPr>
          <w:sz w:val="28"/>
          <w:szCs w:val="28"/>
        </w:rPr>
      </w:pPr>
      <w:r>
        <w:rPr>
          <w:sz w:val="28"/>
          <w:szCs w:val="28"/>
        </w:rPr>
        <w:t>Лінк на переміщення готових виробів - якщо вже було оформлене. (це дасть змогу відслідкувати які вироби вже поїхали на головний склад, а які ще знаходяться на виробничих підрозділах).</w:t>
      </w:r>
    </w:p>
    <w:p w14:paraId="2104952D" w14:textId="77777777" w:rsidR="00027871" w:rsidRDefault="00027871">
      <w:pPr>
        <w:spacing w:line="240" w:lineRule="auto"/>
        <w:jc w:val="both"/>
        <w:rPr>
          <w:sz w:val="28"/>
          <w:szCs w:val="28"/>
        </w:rPr>
      </w:pPr>
    </w:p>
    <w:p w14:paraId="47DB9A77" w14:textId="77777777" w:rsidR="00027871" w:rsidRDefault="00000000">
      <w:pPr>
        <w:spacing w:line="240" w:lineRule="auto"/>
        <w:jc w:val="both"/>
        <w:rPr>
          <w:sz w:val="28"/>
          <w:szCs w:val="28"/>
        </w:rPr>
      </w:pPr>
      <w:r>
        <w:rPr>
          <w:sz w:val="28"/>
          <w:szCs w:val="28"/>
        </w:rPr>
        <w:t>Користувач має мати змогу відфільтрувати звіт по даті, Проекту та/або виробничому підрозділу.</w:t>
      </w:r>
    </w:p>
    <w:p w14:paraId="4EC1AD22" w14:textId="77777777" w:rsidR="00027871" w:rsidRDefault="00027871">
      <w:pPr>
        <w:spacing w:line="240" w:lineRule="auto"/>
        <w:jc w:val="both"/>
        <w:rPr>
          <w:sz w:val="28"/>
          <w:szCs w:val="28"/>
        </w:rPr>
      </w:pPr>
    </w:p>
    <w:p w14:paraId="771BCC63" w14:textId="77777777" w:rsidR="00027871" w:rsidRDefault="00000000">
      <w:pPr>
        <w:spacing w:line="240" w:lineRule="auto"/>
        <w:jc w:val="both"/>
        <w:rPr>
          <w:sz w:val="28"/>
          <w:szCs w:val="28"/>
        </w:rPr>
      </w:pPr>
      <w:r>
        <w:rPr>
          <w:sz w:val="28"/>
          <w:szCs w:val="28"/>
        </w:rPr>
        <w:t>Користувач має мати змогу здійснити пошук по Проекту, назві виробу, або ключовому слову.</w:t>
      </w:r>
    </w:p>
    <w:p w14:paraId="007CE668" w14:textId="77777777" w:rsidR="00027871" w:rsidRDefault="00027871">
      <w:pPr>
        <w:spacing w:line="240" w:lineRule="auto"/>
        <w:jc w:val="both"/>
        <w:rPr>
          <w:sz w:val="28"/>
          <w:szCs w:val="28"/>
        </w:rPr>
      </w:pPr>
    </w:p>
    <w:p w14:paraId="529FE1BF" w14:textId="77777777" w:rsidR="00027871" w:rsidRDefault="00000000">
      <w:pPr>
        <w:pStyle w:val="4"/>
        <w:jc w:val="both"/>
        <w:rPr>
          <w:sz w:val="28"/>
          <w:szCs w:val="28"/>
        </w:rPr>
      </w:pPr>
      <w:bookmarkStart w:id="93" w:name="_jok51g9d6oy8" w:colFirst="0" w:colLast="0"/>
      <w:bookmarkEnd w:id="93"/>
      <w:r>
        <w:rPr>
          <w:sz w:val="28"/>
          <w:szCs w:val="28"/>
        </w:rPr>
        <w:t>Логування активностей</w:t>
      </w:r>
    </w:p>
    <w:p w14:paraId="5AA43E8B" w14:textId="77777777" w:rsidR="00027871" w:rsidRDefault="00027871">
      <w:pPr>
        <w:jc w:val="both"/>
        <w:rPr>
          <w:sz w:val="28"/>
          <w:szCs w:val="28"/>
        </w:rPr>
      </w:pPr>
    </w:p>
    <w:p w14:paraId="6A003DD9" w14:textId="77777777" w:rsidR="00027871" w:rsidRDefault="00000000">
      <w:pPr>
        <w:jc w:val="both"/>
        <w:rPr>
          <w:sz w:val="28"/>
          <w:szCs w:val="28"/>
        </w:rPr>
      </w:pPr>
      <w:r>
        <w:rPr>
          <w:sz w:val="28"/>
          <w:szCs w:val="28"/>
        </w:rPr>
        <w:t xml:space="preserve">У системі має бути функціонал логування активностей користувачів, свого роду історія дій (хто, колі і що додав, змінив чи видали у системі)  у таких модулях як Замовлення та Проект. </w:t>
      </w:r>
    </w:p>
    <w:p w14:paraId="2651A87E" w14:textId="77777777" w:rsidR="00027871" w:rsidRDefault="00000000">
      <w:pPr>
        <w:spacing w:line="240" w:lineRule="auto"/>
        <w:jc w:val="both"/>
        <w:rPr>
          <w:sz w:val="28"/>
          <w:szCs w:val="28"/>
        </w:rPr>
      </w:pPr>
      <w:r>
        <w:rPr>
          <w:sz w:val="28"/>
          <w:szCs w:val="28"/>
        </w:rPr>
        <w:t xml:space="preserve"> </w:t>
      </w:r>
    </w:p>
    <w:p w14:paraId="25B9AA83" w14:textId="77777777" w:rsidR="00027871" w:rsidRDefault="00000000">
      <w:pPr>
        <w:pStyle w:val="3"/>
        <w:spacing w:line="240" w:lineRule="auto"/>
        <w:jc w:val="both"/>
      </w:pPr>
      <w:bookmarkStart w:id="94" w:name="_sdz8wa6qaen0" w:colFirst="0" w:colLast="0"/>
      <w:bookmarkEnd w:id="94"/>
      <w:r>
        <w:lastRenderedPageBreak/>
        <w:t>Склад</w:t>
      </w:r>
    </w:p>
    <w:p w14:paraId="5ECF3B08" w14:textId="77777777" w:rsidR="00027871" w:rsidRDefault="00027871">
      <w:pPr>
        <w:jc w:val="both"/>
      </w:pPr>
    </w:p>
    <w:p w14:paraId="4F187AC5" w14:textId="77777777" w:rsidR="00027871" w:rsidRDefault="00027871">
      <w:pPr>
        <w:jc w:val="both"/>
      </w:pPr>
    </w:p>
    <w:p w14:paraId="792AC1BD" w14:textId="77777777" w:rsidR="00027871" w:rsidRDefault="00000000">
      <w:pPr>
        <w:jc w:val="both"/>
        <w:rPr>
          <w:sz w:val="28"/>
          <w:szCs w:val="28"/>
        </w:rPr>
      </w:pPr>
      <w:r>
        <w:rPr>
          <w:sz w:val="28"/>
          <w:szCs w:val="28"/>
        </w:rPr>
        <w:t xml:space="preserve">Окремим функціонал у системі мають бути Склади. Склади мають містити функціонал інвентаризації наявних матеріалів, управління ними, а також менеджмент закупівель та готових виробів. </w:t>
      </w:r>
    </w:p>
    <w:p w14:paraId="78575842" w14:textId="77777777" w:rsidR="00027871" w:rsidRDefault="00027871">
      <w:pPr>
        <w:jc w:val="both"/>
        <w:rPr>
          <w:sz w:val="28"/>
          <w:szCs w:val="28"/>
        </w:rPr>
      </w:pPr>
    </w:p>
    <w:p w14:paraId="49E1CBB2" w14:textId="77777777" w:rsidR="00027871" w:rsidRDefault="00000000">
      <w:pPr>
        <w:jc w:val="both"/>
        <w:rPr>
          <w:b/>
          <w:sz w:val="28"/>
          <w:szCs w:val="28"/>
        </w:rPr>
      </w:pPr>
      <w:r>
        <w:rPr>
          <w:sz w:val="28"/>
          <w:szCs w:val="28"/>
        </w:rPr>
        <w:t>Задача головного складу в системі</w:t>
      </w:r>
    </w:p>
    <w:p w14:paraId="76503EE8" w14:textId="77777777" w:rsidR="00027871" w:rsidRDefault="00027871">
      <w:pPr>
        <w:jc w:val="both"/>
        <w:rPr>
          <w:b/>
          <w:sz w:val="28"/>
          <w:szCs w:val="28"/>
        </w:rPr>
      </w:pPr>
    </w:p>
    <w:p w14:paraId="7F8A42EA" w14:textId="77777777" w:rsidR="00027871" w:rsidRDefault="00000000">
      <w:pPr>
        <w:numPr>
          <w:ilvl w:val="0"/>
          <w:numId w:val="38"/>
        </w:numPr>
        <w:jc w:val="both"/>
        <w:rPr>
          <w:sz w:val="28"/>
          <w:szCs w:val="28"/>
        </w:rPr>
      </w:pPr>
      <w:r>
        <w:rPr>
          <w:sz w:val="28"/>
          <w:szCs w:val="28"/>
        </w:rPr>
        <w:t>Контроль обсягів запасу матеріалів, або Залишків (облік матеріалів у наявності - Інвентаризація);</w:t>
      </w:r>
    </w:p>
    <w:p w14:paraId="7635F5ED" w14:textId="77777777" w:rsidR="00027871" w:rsidRDefault="00000000">
      <w:pPr>
        <w:numPr>
          <w:ilvl w:val="0"/>
          <w:numId w:val="38"/>
        </w:numPr>
        <w:jc w:val="both"/>
        <w:rPr>
          <w:sz w:val="28"/>
          <w:szCs w:val="28"/>
        </w:rPr>
      </w:pPr>
      <w:r>
        <w:rPr>
          <w:sz w:val="28"/>
          <w:szCs w:val="28"/>
        </w:rPr>
        <w:t>Контроль Закупівель (прийом сировини (фізичний світ), заведення в систему - дія в системі);</w:t>
      </w:r>
    </w:p>
    <w:p w14:paraId="0F288D19" w14:textId="77777777" w:rsidR="00027871" w:rsidRDefault="00000000">
      <w:pPr>
        <w:numPr>
          <w:ilvl w:val="0"/>
          <w:numId w:val="38"/>
        </w:numPr>
        <w:jc w:val="both"/>
        <w:rPr>
          <w:sz w:val="28"/>
          <w:szCs w:val="28"/>
        </w:rPr>
      </w:pPr>
      <w:r>
        <w:rPr>
          <w:sz w:val="28"/>
          <w:szCs w:val="28"/>
        </w:rPr>
        <w:t xml:space="preserve">Контроль розподілу матеріалів між виробничими підрозділами (відповідно до виробничого плану) - дія в системі за допомогою функціоналу Переміщення матеріалів. </w:t>
      </w:r>
    </w:p>
    <w:p w14:paraId="21B99F46" w14:textId="77777777" w:rsidR="00027871" w:rsidRDefault="00027871">
      <w:pPr>
        <w:jc w:val="both"/>
      </w:pPr>
    </w:p>
    <w:p w14:paraId="691FF3D4" w14:textId="77777777" w:rsidR="00027871" w:rsidRDefault="00000000">
      <w:pPr>
        <w:pStyle w:val="4"/>
        <w:jc w:val="both"/>
        <w:rPr>
          <w:sz w:val="28"/>
          <w:szCs w:val="28"/>
        </w:rPr>
      </w:pPr>
      <w:bookmarkStart w:id="95" w:name="_hyz2flg4mfru" w:colFirst="0" w:colLast="0"/>
      <w:bookmarkEnd w:id="95"/>
      <w:r>
        <w:rPr>
          <w:sz w:val="28"/>
          <w:szCs w:val="28"/>
        </w:rPr>
        <w:t>Структура складу</w:t>
      </w:r>
    </w:p>
    <w:p w14:paraId="09D9FD16" w14:textId="77777777" w:rsidR="00027871" w:rsidRDefault="00027871">
      <w:pPr>
        <w:jc w:val="both"/>
        <w:rPr>
          <w:sz w:val="28"/>
          <w:szCs w:val="28"/>
        </w:rPr>
      </w:pPr>
    </w:p>
    <w:p w14:paraId="0ACEEC25" w14:textId="77777777" w:rsidR="00027871" w:rsidRDefault="00000000">
      <w:pPr>
        <w:jc w:val="both"/>
        <w:rPr>
          <w:sz w:val="28"/>
          <w:szCs w:val="28"/>
        </w:rPr>
      </w:pPr>
      <w:r>
        <w:rPr>
          <w:sz w:val="28"/>
          <w:szCs w:val="28"/>
        </w:rPr>
        <w:t xml:space="preserve">Склад має декілька підрозділів: Головний склад (містить склади матеріалів, фурнітури і готових виробів) і склади виробничих підрозділів (містять тільки склади готових виробів). </w:t>
      </w:r>
    </w:p>
    <w:p w14:paraId="3F45EEEE" w14:textId="77777777" w:rsidR="00027871" w:rsidRDefault="00027871">
      <w:pPr>
        <w:jc w:val="both"/>
        <w:rPr>
          <w:sz w:val="28"/>
          <w:szCs w:val="28"/>
        </w:rPr>
      </w:pPr>
    </w:p>
    <w:p w14:paraId="78EBEFBB" w14:textId="77777777" w:rsidR="00027871" w:rsidRDefault="00000000">
      <w:pPr>
        <w:jc w:val="both"/>
        <w:rPr>
          <w:sz w:val="28"/>
          <w:szCs w:val="28"/>
        </w:rPr>
      </w:pPr>
      <w:r>
        <w:rPr>
          <w:sz w:val="28"/>
          <w:szCs w:val="28"/>
        </w:rPr>
        <w:t>Головна користувацька роль - Завсклад (+назва підрозділу). Користувачів у ролі Завсклад може бути декілька, тому необхідно ідентифікувати їх за назвою їх виробничого підрозділу.</w:t>
      </w:r>
    </w:p>
    <w:p w14:paraId="0E58DFE2" w14:textId="77777777" w:rsidR="00027871" w:rsidRDefault="00000000">
      <w:pPr>
        <w:jc w:val="both"/>
        <w:rPr>
          <w:sz w:val="28"/>
          <w:szCs w:val="28"/>
        </w:rPr>
      </w:pPr>
      <w:r>
        <w:rPr>
          <w:sz w:val="28"/>
          <w:szCs w:val="28"/>
        </w:rPr>
        <w:t>Користувач має мати змогу зайти в систему і побачити список всіх складів підприємства.</w:t>
      </w:r>
    </w:p>
    <w:p w14:paraId="029199D4" w14:textId="77777777" w:rsidR="00027871" w:rsidRDefault="00027871">
      <w:pPr>
        <w:jc w:val="both"/>
        <w:rPr>
          <w:sz w:val="28"/>
          <w:szCs w:val="28"/>
        </w:rPr>
      </w:pPr>
    </w:p>
    <w:p w14:paraId="26C6FA63" w14:textId="77777777" w:rsidR="00027871" w:rsidRDefault="00000000">
      <w:pPr>
        <w:jc w:val="both"/>
        <w:rPr>
          <w:sz w:val="28"/>
          <w:szCs w:val="28"/>
        </w:rPr>
      </w:pPr>
      <w:r>
        <w:rPr>
          <w:sz w:val="28"/>
          <w:szCs w:val="28"/>
        </w:rPr>
        <w:t xml:space="preserve">Користувач має мати змогу подивитись деталі складу, які мають включати його адресу і контактні дані Завсклада. </w:t>
      </w:r>
    </w:p>
    <w:p w14:paraId="3A806D6D" w14:textId="77777777" w:rsidR="00027871" w:rsidRDefault="00027871">
      <w:pPr>
        <w:jc w:val="both"/>
        <w:rPr>
          <w:sz w:val="28"/>
          <w:szCs w:val="28"/>
        </w:rPr>
      </w:pPr>
    </w:p>
    <w:p w14:paraId="6BF2C7AF" w14:textId="77777777" w:rsidR="00027871" w:rsidRDefault="00000000">
      <w:pPr>
        <w:jc w:val="both"/>
        <w:rPr>
          <w:sz w:val="28"/>
          <w:szCs w:val="28"/>
        </w:rPr>
      </w:pPr>
      <w:r>
        <w:rPr>
          <w:sz w:val="28"/>
          <w:szCs w:val="28"/>
        </w:rPr>
        <w:t>Користувач має мати змогу перейти на певний склад і побачити всі його елементи/розділи і їх деталі.</w:t>
      </w:r>
    </w:p>
    <w:p w14:paraId="5BE383A7" w14:textId="77777777" w:rsidR="00027871" w:rsidRDefault="00027871">
      <w:pPr>
        <w:jc w:val="both"/>
        <w:rPr>
          <w:sz w:val="28"/>
          <w:szCs w:val="28"/>
        </w:rPr>
      </w:pPr>
    </w:p>
    <w:p w14:paraId="423E79E8" w14:textId="77777777" w:rsidR="00027871" w:rsidRDefault="00000000">
      <w:pPr>
        <w:numPr>
          <w:ilvl w:val="0"/>
          <w:numId w:val="12"/>
        </w:numPr>
        <w:jc w:val="both"/>
        <w:rPr>
          <w:sz w:val="28"/>
          <w:szCs w:val="28"/>
        </w:rPr>
      </w:pPr>
      <w:r>
        <w:rPr>
          <w:sz w:val="28"/>
          <w:szCs w:val="28"/>
        </w:rPr>
        <w:t>Головний склад;</w:t>
      </w:r>
    </w:p>
    <w:p w14:paraId="71D783C2" w14:textId="77777777" w:rsidR="00027871" w:rsidRDefault="00000000">
      <w:pPr>
        <w:numPr>
          <w:ilvl w:val="0"/>
          <w:numId w:val="12"/>
        </w:numPr>
        <w:jc w:val="both"/>
        <w:rPr>
          <w:sz w:val="28"/>
          <w:szCs w:val="28"/>
        </w:rPr>
      </w:pPr>
      <w:r>
        <w:rPr>
          <w:sz w:val="28"/>
          <w:szCs w:val="28"/>
        </w:rPr>
        <w:t>Склади виробничих підрозділів (вони мають тільки склади готових виробів, Роль - завсклад виробничого підрозділу).</w:t>
      </w:r>
    </w:p>
    <w:p w14:paraId="73E69871" w14:textId="77777777" w:rsidR="00027871" w:rsidRDefault="00000000">
      <w:pPr>
        <w:jc w:val="both"/>
        <w:rPr>
          <w:b/>
          <w:sz w:val="28"/>
          <w:szCs w:val="28"/>
        </w:rPr>
      </w:pPr>
      <w:r>
        <w:rPr>
          <w:noProof/>
          <w:sz w:val="28"/>
          <w:szCs w:val="28"/>
        </w:rPr>
        <w:drawing>
          <wp:inline distT="114300" distB="114300" distL="114300" distR="114300" wp14:anchorId="769F00AF" wp14:editId="4CEA326F">
            <wp:extent cx="5943600" cy="2235200"/>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3"/>
                    <a:srcRect/>
                    <a:stretch>
                      <a:fillRect/>
                    </a:stretch>
                  </pic:blipFill>
                  <pic:spPr>
                    <a:xfrm>
                      <a:off x="0" y="0"/>
                      <a:ext cx="5943600" cy="2235200"/>
                    </a:xfrm>
                    <a:prstGeom prst="rect">
                      <a:avLst/>
                    </a:prstGeom>
                    <a:ln/>
                  </pic:spPr>
                </pic:pic>
              </a:graphicData>
            </a:graphic>
          </wp:inline>
        </w:drawing>
      </w:r>
    </w:p>
    <w:p w14:paraId="707327B3" w14:textId="77777777" w:rsidR="00027871" w:rsidRDefault="00000000">
      <w:pPr>
        <w:pStyle w:val="4"/>
        <w:jc w:val="both"/>
        <w:rPr>
          <w:sz w:val="28"/>
          <w:szCs w:val="28"/>
        </w:rPr>
      </w:pPr>
      <w:bookmarkStart w:id="96" w:name="_laft9ddmj0y" w:colFirst="0" w:colLast="0"/>
      <w:bookmarkEnd w:id="96"/>
      <w:r>
        <w:rPr>
          <w:sz w:val="28"/>
          <w:szCs w:val="28"/>
        </w:rPr>
        <w:t xml:space="preserve"> </w:t>
      </w:r>
      <w:r>
        <w:rPr>
          <w:sz w:val="28"/>
          <w:szCs w:val="28"/>
        </w:rPr>
        <w:tab/>
      </w:r>
    </w:p>
    <w:p w14:paraId="0CC6F996" w14:textId="77777777" w:rsidR="00027871" w:rsidRDefault="00000000">
      <w:pPr>
        <w:pStyle w:val="4"/>
        <w:jc w:val="both"/>
        <w:rPr>
          <w:sz w:val="28"/>
          <w:szCs w:val="28"/>
        </w:rPr>
      </w:pPr>
      <w:bookmarkStart w:id="97" w:name="_rnavn1bpiw68" w:colFirst="0" w:colLast="0"/>
      <w:bookmarkEnd w:id="97"/>
      <w:r>
        <w:rPr>
          <w:sz w:val="28"/>
          <w:szCs w:val="28"/>
        </w:rPr>
        <w:t>Елементи\розділи складу</w:t>
      </w:r>
    </w:p>
    <w:p w14:paraId="4861B733" w14:textId="77777777" w:rsidR="00027871" w:rsidRDefault="00000000">
      <w:pPr>
        <w:jc w:val="both"/>
        <w:rPr>
          <w:sz w:val="28"/>
          <w:szCs w:val="28"/>
        </w:rPr>
      </w:pPr>
      <w:r>
        <w:rPr>
          <w:sz w:val="28"/>
          <w:szCs w:val="28"/>
        </w:rPr>
        <w:t xml:space="preserve"> </w:t>
      </w:r>
    </w:p>
    <w:p w14:paraId="67BDF2D8" w14:textId="77777777" w:rsidR="00027871" w:rsidRDefault="00000000">
      <w:pPr>
        <w:jc w:val="both"/>
        <w:rPr>
          <w:sz w:val="28"/>
          <w:szCs w:val="28"/>
        </w:rPr>
      </w:pPr>
      <w:r>
        <w:rPr>
          <w:sz w:val="28"/>
          <w:szCs w:val="28"/>
        </w:rPr>
        <w:t>Головний склад має містити в собі наступні блоки даних:</w:t>
      </w:r>
    </w:p>
    <w:p w14:paraId="7D1A4811" w14:textId="77777777" w:rsidR="00027871" w:rsidRDefault="00000000">
      <w:pPr>
        <w:numPr>
          <w:ilvl w:val="0"/>
          <w:numId w:val="16"/>
        </w:numPr>
        <w:jc w:val="both"/>
        <w:rPr>
          <w:sz w:val="28"/>
          <w:szCs w:val="28"/>
        </w:rPr>
      </w:pPr>
      <w:r>
        <w:rPr>
          <w:sz w:val="28"/>
          <w:szCs w:val="28"/>
        </w:rPr>
        <w:t>Тканина (облік запасів тканин);</w:t>
      </w:r>
    </w:p>
    <w:p w14:paraId="744BC130" w14:textId="77777777" w:rsidR="00027871" w:rsidRDefault="00000000">
      <w:pPr>
        <w:numPr>
          <w:ilvl w:val="0"/>
          <w:numId w:val="16"/>
        </w:numPr>
        <w:jc w:val="both"/>
        <w:rPr>
          <w:sz w:val="28"/>
          <w:szCs w:val="28"/>
        </w:rPr>
      </w:pPr>
      <w:r>
        <w:rPr>
          <w:sz w:val="28"/>
          <w:szCs w:val="28"/>
        </w:rPr>
        <w:t>Фурнітура (облік запасів фурнітури);</w:t>
      </w:r>
    </w:p>
    <w:p w14:paraId="193F48F3" w14:textId="77777777" w:rsidR="00027871" w:rsidRDefault="00000000">
      <w:pPr>
        <w:numPr>
          <w:ilvl w:val="0"/>
          <w:numId w:val="16"/>
        </w:numPr>
        <w:jc w:val="both"/>
        <w:rPr>
          <w:sz w:val="28"/>
          <w:szCs w:val="28"/>
        </w:rPr>
      </w:pPr>
      <w:r>
        <w:rPr>
          <w:sz w:val="28"/>
          <w:szCs w:val="28"/>
        </w:rPr>
        <w:t>Готова продукція (облік готових виробів);</w:t>
      </w:r>
    </w:p>
    <w:p w14:paraId="2BDE4528" w14:textId="77777777" w:rsidR="00027871" w:rsidRDefault="00000000">
      <w:pPr>
        <w:jc w:val="both"/>
        <w:rPr>
          <w:sz w:val="28"/>
          <w:szCs w:val="28"/>
        </w:rPr>
      </w:pPr>
      <w:r>
        <w:rPr>
          <w:sz w:val="28"/>
          <w:szCs w:val="28"/>
        </w:rPr>
        <w:t xml:space="preserve">Склади виробничих підрозділів мають містити такі дані: </w:t>
      </w:r>
    </w:p>
    <w:p w14:paraId="090FCFD3" w14:textId="77777777" w:rsidR="00027871" w:rsidRDefault="00000000">
      <w:pPr>
        <w:numPr>
          <w:ilvl w:val="0"/>
          <w:numId w:val="46"/>
        </w:numPr>
        <w:jc w:val="both"/>
        <w:rPr>
          <w:sz w:val="28"/>
          <w:szCs w:val="28"/>
        </w:rPr>
      </w:pPr>
      <w:r>
        <w:rPr>
          <w:sz w:val="28"/>
          <w:szCs w:val="28"/>
        </w:rPr>
        <w:t>Готова продукція (облік готових виробів).</w:t>
      </w:r>
    </w:p>
    <w:p w14:paraId="3EA47F49" w14:textId="77777777" w:rsidR="00027871" w:rsidRDefault="00000000">
      <w:pPr>
        <w:jc w:val="both"/>
        <w:rPr>
          <w:sz w:val="28"/>
          <w:szCs w:val="28"/>
        </w:rPr>
      </w:pPr>
      <w:r>
        <w:rPr>
          <w:sz w:val="28"/>
          <w:szCs w:val="28"/>
        </w:rPr>
        <w:t xml:space="preserve">Детальніше - в розділі </w:t>
      </w:r>
      <w:hyperlink w:anchor="_961xb86w06wb">
        <w:r>
          <w:rPr>
            <w:color w:val="1155CC"/>
            <w:sz w:val="28"/>
            <w:szCs w:val="28"/>
            <w:u w:val="single"/>
          </w:rPr>
          <w:t>Інвентаризація</w:t>
        </w:r>
      </w:hyperlink>
      <w:r>
        <w:rPr>
          <w:sz w:val="28"/>
          <w:szCs w:val="28"/>
        </w:rPr>
        <w:t>.</w:t>
      </w:r>
    </w:p>
    <w:p w14:paraId="47B3DEBF" w14:textId="77777777" w:rsidR="00027871" w:rsidRDefault="00027871">
      <w:pPr>
        <w:jc w:val="both"/>
        <w:rPr>
          <w:sz w:val="28"/>
          <w:szCs w:val="28"/>
        </w:rPr>
      </w:pPr>
    </w:p>
    <w:p w14:paraId="5A752D50" w14:textId="77777777" w:rsidR="00027871" w:rsidRDefault="00027871">
      <w:pPr>
        <w:jc w:val="both"/>
        <w:rPr>
          <w:sz w:val="28"/>
          <w:szCs w:val="28"/>
        </w:rPr>
      </w:pPr>
    </w:p>
    <w:p w14:paraId="5C582D6D" w14:textId="77777777" w:rsidR="00027871" w:rsidRDefault="00000000">
      <w:pPr>
        <w:pStyle w:val="4"/>
        <w:jc w:val="both"/>
        <w:rPr>
          <w:sz w:val="28"/>
          <w:szCs w:val="28"/>
        </w:rPr>
      </w:pPr>
      <w:bookmarkStart w:id="98" w:name="_vzbuue3qwrqu" w:colFirst="0" w:colLast="0"/>
      <w:bookmarkEnd w:id="98"/>
      <w:r>
        <w:rPr>
          <w:sz w:val="28"/>
          <w:szCs w:val="28"/>
        </w:rPr>
        <w:t xml:space="preserve">Функціонал модуля Склад </w:t>
      </w:r>
    </w:p>
    <w:p w14:paraId="3DD3A6DC" w14:textId="77777777" w:rsidR="00027871" w:rsidRDefault="00027871">
      <w:pPr>
        <w:jc w:val="both"/>
        <w:rPr>
          <w:sz w:val="28"/>
          <w:szCs w:val="28"/>
        </w:rPr>
      </w:pPr>
    </w:p>
    <w:p w14:paraId="7BB50DDA" w14:textId="77777777" w:rsidR="00027871" w:rsidRDefault="00000000">
      <w:pPr>
        <w:jc w:val="both"/>
        <w:rPr>
          <w:sz w:val="28"/>
          <w:szCs w:val="28"/>
        </w:rPr>
      </w:pPr>
      <w:r>
        <w:rPr>
          <w:sz w:val="28"/>
          <w:szCs w:val="28"/>
        </w:rPr>
        <w:t xml:space="preserve">Опис всіх даних, які мають міститися в модулі Склад в системі, детально розписаний в розділі </w:t>
      </w:r>
      <w:hyperlink w:anchor="_961xb86w06wb">
        <w:r>
          <w:rPr>
            <w:color w:val="1155CC"/>
            <w:sz w:val="28"/>
            <w:szCs w:val="28"/>
            <w:u w:val="single"/>
          </w:rPr>
          <w:t>Інвентаризація</w:t>
        </w:r>
      </w:hyperlink>
      <w:r>
        <w:rPr>
          <w:sz w:val="28"/>
          <w:szCs w:val="28"/>
        </w:rPr>
        <w:t>.</w:t>
      </w:r>
    </w:p>
    <w:p w14:paraId="6BE14C6B" w14:textId="77777777" w:rsidR="00027871" w:rsidRDefault="00027871">
      <w:pPr>
        <w:jc w:val="both"/>
        <w:rPr>
          <w:sz w:val="28"/>
          <w:szCs w:val="28"/>
        </w:rPr>
      </w:pPr>
    </w:p>
    <w:p w14:paraId="3D3D9830" w14:textId="77777777" w:rsidR="00027871" w:rsidRDefault="00000000">
      <w:pPr>
        <w:jc w:val="both"/>
        <w:rPr>
          <w:sz w:val="28"/>
          <w:szCs w:val="28"/>
        </w:rPr>
      </w:pPr>
      <w:r>
        <w:rPr>
          <w:sz w:val="28"/>
          <w:szCs w:val="28"/>
        </w:rPr>
        <w:lastRenderedPageBreak/>
        <w:t>Це функціонал який має бути доступний користувачеві у програмному забезпеченні - модуль Склад.</w:t>
      </w:r>
    </w:p>
    <w:p w14:paraId="7F0431E4" w14:textId="77777777" w:rsidR="00027871" w:rsidRDefault="00027871">
      <w:pPr>
        <w:jc w:val="both"/>
        <w:rPr>
          <w:sz w:val="28"/>
          <w:szCs w:val="28"/>
        </w:rPr>
      </w:pPr>
    </w:p>
    <w:p w14:paraId="5EFAEA78" w14:textId="77777777" w:rsidR="00027871" w:rsidRDefault="00000000">
      <w:pPr>
        <w:jc w:val="both"/>
        <w:rPr>
          <w:sz w:val="28"/>
          <w:szCs w:val="28"/>
        </w:rPr>
      </w:pPr>
      <w:r>
        <w:rPr>
          <w:sz w:val="28"/>
          <w:szCs w:val="28"/>
        </w:rPr>
        <w:t>Інвентаризація, або ж облік матеріалів (</w:t>
      </w:r>
      <w:hyperlink w:anchor="_961xb86w06wb">
        <w:r>
          <w:rPr>
            <w:color w:val="1155CC"/>
            <w:sz w:val="28"/>
            <w:szCs w:val="28"/>
            <w:u w:val="single"/>
          </w:rPr>
          <w:t>детальний опис тут</w:t>
        </w:r>
      </w:hyperlink>
      <w:r>
        <w:rPr>
          <w:sz w:val="28"/>
          <w:szCs w:val="28"/>
        </w:rPr>
        <w:t>, включаючи опції перегляду списку, деталей матеріалу, опції пошуку та фільтрування, додавання в систему матеріалів).</w:t>
      </w:r>
    </w:p>
    <w:p w14:paraId="5B01D422" w14:textId="77777777" w:rsidR="00027871" w:rsidRDefault="00000000">
      <w:pPr>
        <w:numPr>
          <w:ilvl w:val="0"/>
          <w:numId w:val="25"/>
        </w:numPr>
        <w:spacing w:line="240" w:lineRule="auto"/>
        <w:jc w:val="both"/>
        <w:rPr>
          <w:color w:val="434343"/>
          <w:sz w:val="28"/>
          <w:szCs w:val="28"/>
        </w:rPr>
      </w:pPr>
      <w:r>
        <w:rPr>
          <w:sz w:val="28"/>
          <w:szCs w:val="28"/>
        </w:rPr>
        <w:t>Користувач має мати змогу імпортувати в систему файл з описом певних матеріалів.</w:t>
      </w:r>
    </w:p>
    <w:p w14:paraId="703414AF" w14:textId="77777777" w:rsidR="00027871" w:rsidRDefault="00000000">
      <w:pPr>
        <w:numPr>
          <w:ilvl w:val="0"/>
          <w:numId w:val="25"/>
        </w:numPr>
        <w:spacing w:line="240" w:lineRule="auto"/>
        <w:jc w:val="both"/>
        <w:rPr>
          <w:sz w:val="28"/>
          <w:szCs w:val="28"/>
        </w:rPr>
      </w:pPr>
      <w:r>
        <w:rPr>
          <w:sz w:val="28"/>
          <w:szCs w:val="28"/>
        </w:rPr>
        <w:t>Користувач має мати змогу експортувати з системи файли з переліком або деталями певних вибраних ним матеріалів чи фурнітури в форматі XLS/CSV.</w:t>
      </w:r>
    </w:p>
    <w:p w14:paraId="190A72D7" w14:textId="77777777" w:rsidR="00027871" w:rsidRDefault="00000000">
      <w:pPr>
        <w:numPr>
          <w:ilvl w:val="0"/>
          <w:numId w:val="25"/>
        </w:numPr>
        <w:spacing w:line="240" w:lineRule="auto"/>
        <w:jc w:val="both"/>
        <w:rPr>
          <w:sz w:val="28"/>
          <w:szCs w:val="28"/>
        </w:rPr>
      </w:pPr>
      <w:r>
        <w:rPr>
          <w:sz w:val="28"/>
          <w:szCs w:val="28"/>
        </w:rPr>
        <w:t>Користувач має мати змогу додати в систему новий файл лекала (які саме дані має містити його опис - трохи нижче в “Описі лекал”).</w:t>
      </w:r>
    </w:p>
    <w:p w14:paraId="40E45FEC" w14:textId="77777777" w:rsidR="00027871" w:rsidRDefault="00000000">
      <w:pPr>
        <w:numPr>
          <w:ilvl w:val="0"/>
          <w:numId w:val="25"/>
        </w:numPr>
        <w:spacing w:line="240" w:lineRule="auto"/>
        <w:jc w:val="both"/>
        <w:rPr>
          <w:sz w:val="28"/>
          <w:szCs w:val="28"/>
        </w:rPr>
      </w:pPr>
      <w:r>
        <w:rPr>
          <w:sz w:val="28"/>
          <w:szCs w:val="28"/>
        </w:rPr>
        <w:t>Користувач має мати змогу роздрукувати з системи файли з переліком або деталями певних вибраних ним матеріалів чи фурнітури</w:t>
      </w:r>
    </w:p>
    <w:p w14:paraId="1440B4F5" w14:textId="77777777" w:rsidR="00027871" w:rsidRDefault="00000000">
      <w:pPr>
        <w:numPr>
          <w:ilvl w:val="0"/>
          <w:numId w:val="25"/>
        </w:numPr>
        <w:spacing w:line="240" w:lineRule="auto"/>
        <w:jc w:val="both"/>
        <w:rPr>
          <w:sz w:val="28"/>
          <w:szCs w:val="28"/>
        </w:rPr>
      </w:pPr>
      <w:r>
        <w:rPr>
          <w:sz w:val="28"/>
          <w:szCs w:val="28"/>
        </w:rPr>
        <w:t>Користувач має мати змогу видалити з системи дані про певний матеріал/фурнітуру (списати/архівувати).</w:t>
      </w:r>
    </w:p>
    <w:p w14:paraId="116AD4C7" w14:textId="77777777" w:rsidR="00027871" w:rsidRDefault="00000000">
      <w:pPr>
        <w:numPr>
          <w:ilvl w:val="0"/>
          <w:numId w:val="25"/>
        </w:numPr>
        <w:jc w:val="both"/>
        <w:rPr>
          <w:sz w:val="28"/>
          <w:szCs w:val="28"/>
        </w:rPr>
      </w:pPr>
      <w:r>
        <w:rPr>
          <w:sz w:val="28"/>
          <w:szCs w:val="28"/>
        </w:rPr>
        <w:t>Групові дії - користувач має змогу вибрати певну к-ть матеріалів та зробити в них зміну даних (bulk actions/bulk edit)</w:t>
      </w:r>
    </w:p>
    <w:p w14:paraId="4A718B7E" w14:textId="77777777" w:rsidR="00027871" w:rsidRDefault="00000000">
      <w:pPr>
        <w:numPr>
          <w:ilvl w:val="0"/>
          <w:numId w:val="25"/>
        </w:numPr>
        <w:jc w:val="both"/>
        <w:rPr>
          <w:sz w:val="28"/>
          <w:szCs w:val="28"/>
        </w:rPr>
      </w:pPr>
      <w:r>
        <w:rPr>
          <w:sz w:val="28"/>
          <w:szCs w:val="28"/>
        </w:rPr>
        <w:t>Користувач має мати змогу переглянути список Складських приміщень - перелік самих складів що має виробнрицтво</w:t>
      </w:r>
    </w:p>
    <w:p w14:paraId="01013945" w14:textId="77777777" w:rsidR="00027871" w:rsidRDefault="00000000">
      <w:pPr>
        <w:numPr>
          <w:ilvl w:val="0"/>
          <w:numId w:val="25"/>
        </w:numPr>
        <w:jc w:val="both"/>
        <w:rPr>
          <w:sz w:val="28"/>
          <w:szCs w:val="28"/>
        </w:rPr>
      </w:pPr>
      <w:r>
        <w:rPr>
          <w:sz w:val="28"/>
          <w:szCs w:val="28"/>
        </w:rPr>
        <w:t>Користувач має мати змогу переглянути деталі Складського приміщення - адресу, контактні дані, хто виконує роль Завскладу).</w:t>
      </w:r>
    </w:p>
    <w:p w14:paraId="26FEAD09" w14:textId="77777777" w:rsidR="00027871" w:rsidRDefault="00027871">
      <w:pPr>
        <w:jc w:val="both"/>
        <w:rPr>
          <w:sz w:val="28"/>
          <w:szCs w:val="28"/>
        </w:rPr>
      </w:pPr>
    </w:p>
    <w:p w14:paraId="1341091E" w14:textId="77777777" w:rsidR="00027871" w:rsidRDefault="00000000">
      <w:pPr>
        <w:pStyle w:val="5"/>
        <w:jc w:val="both"/>
        <w:rPr>
          <w:sz w:val="28"/>
          <w:szCs w:val="28"/>
        </w:rPr>
      </w:pPr>
      <w:bookmarkStart w:id="99" w:name="_idgmz9l3vxxj" w:colFirst="0" w:colLast="0"/>
      <w:bookmarkEnd w:id="99"/>
      <w:r>
        <w:rPr>
          <w:sz w:val="28"/>
          <w:szCs w:val="28"/>
        </w:rPr>
        <w:t>Переміщення матеріалів</w:t>
      </w:r>
    </w:p>
    <w:p w14:paraId="41077085" w14:textId="77777777" w:rsidR="00027871" w:rsidRDefault="00027871">
      <w:pPr>
        <w:jc w:val="both"/>
        <w:rPr>
          <w:b/>
          <w:sz w:val="28"/>
          <w:szCs w:val="28"/>
        </w:rPr>
      </w:pPr>
    </w:p>
    <w:p w14:paraId="55746B61" w14:textId="77777777" w:rsidR="00027871" w:rsidRDefault="00000000">
      <w:pPr>
        <w:jc w:val="both"/>
        <w:rPr>
          <w:sz w:val="28"/>
          <w:szCs w:val="28"/>
        </w:rPr>
      </w:pPr>
      <w:r>
        <w:rPr>
          <w:sz w:val="28"/>
          <w:szCs w:val="28"/>
        </w:rPr>
        <w:t>Цей функціонал який дозволяє користувачам переглянути який матеріал і куди було направлено/розподілено (як приклад переміщено з головного складу на виробничий підрозділ для виготовлення з нього виробів, і у зворотньому порядку).</w:t>
      </w:r>
    </w:p>
    <w:p w14:paraId="6E484E4A" w14:textId="77777777" w:rsidR="00027871" w:rsidRDefault="00000000">
      <w:pPr>
        <w:jc w:val="both"/>
        <w:rPr>
          <w:sz w:val="28"/>
          <w:szCs w:val="28"/>
        </w:rPr>
      </w:pPr>
      <w:r>
        <w:rPr>
          <w:sz w:val="28"/>
          <w:szCs w:val="28"/>
        </w:rPr>
        <w:t>Для оформлення Переміщення матеріалів, користувач має вказати наступні деталі:</w:t>
      </w:r>
    </w:p>
    <w:p w14:paraId="66F055DB" w14:textId="77777777" w:rsidR="00027871" w:rsidRDefault="00000000">
      <w:pPr>
        <w:numPr>
          <w:ilvl w:val="0"/>
          <w:numId w:val="29"/>
        </w:numPr>
        <w:jc w:val="both"/>
        <w:rPr>
          <w:sz w:val="28"/>
          <w:szCs w:val="28"/>
        </w:rPr>
      </w:pPr>
      <w:r>
        <w:rPr>
          <w:sz w:val="28"/>
          <w:szCs w:val="28"/>
        </w:rPr>
        <w:t>Дата оформлення;</w:t>
      </w:r>
    </w:p>
    <w:p w14:paraId="2D1A9ED5" w14:textId="77777777" w:rsidR="00027871" w:rsidRDefault="00000000">
      <w:pPr>
        <w:numPr>
          <w:ilvl w:val="0"/>
          <w:numId w:val="29"/>
        </w:numPr>
        <w:jc w:val="both"/>
        <w:rPr>
          <w:sz w:val="28"/>
          <w:szCs w:val="28"/>
        </w:rPr>
      </w:pPr>
      <w:r>
        <w:rPr>
          <w:sz w:val="28"/>
          <w:szCs w:val="28"/>
        </w:rPr>
        <w:t>Найменування матеріалу;</w:t>
      </w:r>
    </w:p>
    <w:p w14:paraId="714C16E9" w14:textId="77777777" w:rsidR="00027871" w:rsidRDefault="00000000">
      <w:pPr>
        <w:numPr>
          <w:ilvl w:val="0"/>
          <w:numId w:val="29"/>
        </w:numPr>
        <w:jc w:val="both"/>
        <w:rPr>
          <w:sz w:val="28"/>
          <w:szCs w:val="28"/>
        </w:rPr>
      </w:pPr>
      <w:r>
        <w:rPr>
          <w:sz w:val="28"/>
          <w:szCs w:val="28"/>
        </w:rPr>
        <w:lastRenderedPageBreak/>
        <w:t>Артикул/код;</w:t>
      </w:r>
    </w:p>
    <w:p w14:paraId="0F17D811" w14:textId="77777777" w:rsidR="00027871" w:rsidRDefault="00000000">
      <w:pPr>
        <w:numPr>
          <w:ilvl w:val="0"/>
          <w:numId w:val="29"/>
        </w:numPr>
        <w:jc w:val="both"/>
        <w:rPr>
          <w:sz w:val="28"/>
          <w:szCs w:val="28"/>
        </w:rPr>
      </w:pPr>
      <w:r>
        <w:rPr>
          <w:sz w:val="28"/>
          <w:szCs w:val="28"/>
        </w:rPr>
        <w:t>Кількість матеріалу, яка Переміщується;</w:t>
      </w:r>
    </w:p>
    <w:p w14:paraId="20C8BB8D" w14:textId="77777777" w:rsidR="00027871" w:rsidRDefault="00000000">
      <w:pPr>
        <w:numPr>
          <w:ilvl w:val="0"/>
          <w:numId w:val="29"/>
        </w:numPr>
        <w:jc w:val="both"/>
        <w:rPr>
          <w:sz w:val="28"/>
          <w:szCs w:val="28"/>
        </w:rPr>
      </w:pPr>
      <w:r>
        <w:rPr>
          <w:sz w:val="28"/>
          <w:szCs w:val="28"/>
        </w:rPr>
        <w:t>З якого підрозділу переміщується (напр, Головний склад);</w:t>
      </w:r>
    </w:p>
    <w:p w14:paraId="4FCFCC9D" w14:textId="77777777" w:rsidR="00027871" w:rsidRDefault="00000000">
      <w:pPr>
        <w:numPr>
          <w:ilvl w:val="0"/>
          <w:numId w:val="29"/>
        </w:numPr>
        <w:jc w:val="both"/>
        <w:rPr>
          <w:sz w:val="28"/>
          <w:szCs w:val="28"/>
        </w:rPr>
      </w:pPr>
      <w:r>
        <w:rPr>
          <w:sz w:val="28"/>
          <w:szCs w:val="28"/>
        </w:rPr>
        <w:t>На який підрозділ переміщується (напр, Ямпіль);</w:t>
      </w:r>
    </w:p>
    <w:p w14:paraId="71E98C4F" w14:textId="77777777" w:rsidR="00027871" w:rsidRDefault="00000000">
      <w:pPr>
        <w:numPr>
          <w:ilvl w:val="0"/>
          <w:numId w:val="29"/>
        </w:numPr>
        <w:jc w:val="both"/>
        <w:rPr>
          <w:sz w:val="28"/>
          <w:szCs w:val="28"/>
        </w:rPr>
      </w:pPr>
      <w:r>
        <w:rPr>
          <w:sz w:val="28"/>
          <w:szCs w:val="28"/>
        </w:rPr>
        <w:t>Додати коментар - вільний текст.</w:t>
      </w:r>
    </w:p>
    <w:p w14:paraId="27B89468" w14:textId="77777777" w:rsidR="00027871" w:rsidRDefault="00027871">
      <w:pPr>
        <w:jc w:val="both"/>
        <w:rPr>
          <w:sz w:val="28"/>
          <w:szCs w:val="28"/>
        </w:rPr>
      </w:pPr>
    </w:p>
    <w:p w14:paraId="6F222E39" w14:textId="77777777" w:rsidR="00027871" w:rsidRDefault="00000000">
      <w:pPr>
        <w:jc w:val="both"/>
        <w:rPr>
          <w:sz w:val="28"/>
          <w:szCs w:val="28"/>
        </w:rPr>
      </w:pPr>
      <w:r>
        <w:rPr>
          <w:sz w:val="28"/>
          <w:szCs w:val="28"/>
        </w:rPr>
        <w:t xml:space="preserve">Користувач має мати змогу відмітити відповідального за прийом Переміщення користувача, який має отримати про це сповіщення. </w:t>
      </w:r>
    </w:p>
    <w:p w14:paraId="0D5435C0" w14:textId="77777777" w:rsidR="00027871" w:rsidRDefault="00027871">
      <w:pPr>
        <w:jc w:val="both"/>
        <w:rPr>
          <w:sz w:val="28"/>
          <w:szCs w:val="28"/>
        </w:rPr>
      </w:pPr>
    </w:p>
    <w:p w14:paraId="729EAFBC" w14:textId="77777777" w:rsidR="00027871" w:rsidRDefault="00000000">
      <w:pPr>
        <w:jc w:val="both"/>
        <w:rPr>
          <w:sz w:val="28"/>
          <w:szCs w:val="28"/>
        </w:rPr>
      </w:pPr>
      <w:r>
        <w:rPr>
          <w:sz w:val="28"/>
          <w:szCs w:val="28"/>
        </w:rPr>
        <w:t xml:space="preserve">Користувач який приймає Переміщення, має відмітити в системі, що Переміщення відбулось. Сповіщення має прийти користувачу, який створив Переміщення. </w:t>
      </w:r>
    </w:p>
    <w:p w14:paraId="4CC8A6D9" w14:textId="77777777" w:rsidR="00027871" w:rsidRDefault="00027871">
      <w:pPr>
        <w:jc w:val="both"/>
        <w:rPr>
          <w:sz w:val="28"/>
          <w:szCs w:val="28"/>
        </w:rPr>
      </w:pPr>
    </w:p>
    <w:p w14:paraId="48B5ADDF" w14:textId="77777777" w:rsidR="00027871" w:rsidRDefault="00000000">
      <w:pPr>
        <w:jc w:val="both"/>
        <w:rPr>
          <w:sz w:val="28"/>
          <w:szCs w:val="28"/>
        </w:rPr>
      </w:pPr>
      <w:r>
        <w:rPr>
          <w:sz w:val="28"/>
          <w:szCs w:val="28"/>
        </w:rPr>
        <w:t>Користувач Завсклад виробничого підрозділу має мати змогу оформити зворотнє переміщення залишків матеріалів, які були надані для виробництва, назад на Головний склад.</w:t>
      </w:r>
    </w:p>
    <w:p w14:paraId="7CDC1215" w14:textId="77777777" w:rsidR="00027871" w:rsidRDefault="00027871">
      <w:pPr>
        <w:jc w:val="both"/>
        <w:rPr>
          <w:sz w:val="28"/>
          <w:szCs w:val="28"/>
        </w:rPr>
      </w:pPr>
    </w:p>
    <w:p w14:paraId="21AEBA2C" w14:textId="77777777" w:rsidR="00027871" w:rsidRDefault="00000000">
      <w:pPr>
        <w:jc w:val="both"/>
        <w:rPr>
          <w:sz w:val="28"/>
          <w:szCs w:val="28"/>
        </w:rPr>
      </w:pPr>
      <w:r>
        <w:rPr>
          <w:sz w:val="28"/>
          <w:szCs w:val="28"/>
        </w:rPr>
        <w:t xml:space="preserve">Користувач має вказати такі деталі матеріалу для оформлення Переміщення: </w:t>
      </w:r>
    </w:p>
    <w:p w14:paraId="4728FE47" w14:textId="77777777" w:rsidR="00027871" w:rsidRDefault="00000000">
      <w:pPr>
        <w:numPr>
          <w:ilvl w:val="0"/>
          <w:numId w:val="29"/>
        </w:numPr>
        <w:jc w:val="both"/>
        <w:rPr>
          <w:sz w:val="28"/>
          <w:szCs w:val="28"/>
        </w:rPr>
      </w:pPr>
      <w:r>
        <w:rPr>
          <w:sz w:val="28"/>
          <w:szCs w:val="28"/>
        </w:rPr>
        <w:t>Дата оформлення;</w:t>
      </w:r>
    </w:p>
    <w:p w14:paraId="0AAFD0E6" w14:textId="77777777" w:rsidR="00027871" w:rsidRDefault="00000000">
      <w:pPr>
        <w:numPr>
          <w:ilvl w:val="0"/>
          <w:numId w:val="29"/>
        </w:numPr>
        <w:jc w:val="both"/>
        <w:rPr>
          <w:sz w:val="28"/>
          <w:szCs w:val="28"/>
        </w:rPr>
      </w:pPr>
      <w:r>
        <w:rPr>
          <w:sz w:val="28"/>
          <w:szCs w:val="28"/>
        </w:rPr>
        <w:t>Найменування матеріалу;</w:t>
      </w:r>
    </w:p>
    <w:p w14:paraId="15EDB8A3" w14:textId="77777777" w:rsidR="00027871" w:rsidRDefault="00000000">
      <w:pPr>
        <w:numPr>
          <w:ilvl w:val="0"/>
          <w:numId w:val="29"/>
        </w:numPr>
        <w:jc w:val="both"/>
        <w:rPr>
          <w:sz w:val="28"/>
          <w:szCs w:val="28"/>
        </w:rPr>
      </w:pPr>
      <w:r>
        <w:rPr>
          <w:sz w:val="28"/>
          <w:szCs w:val="28"/>
        </w:rPr>
        <w:t>Артикул/код;</w:t>
      </w:r>
    </w:p>
    <w:p w14:paraId="5BD0F7B7" w14:textId="77777777" w:rsidR="00027871" w:rsidRDefault="00000000">
      <w:pPr>
        <w:numPr>
          <w:ilvl w:val="0"/>
          <w:numId w:val="29"/>
        </w:numPr>
        <w:jc w:val="both"/>
        <w:rPr>
          <w:sz w:val="28"/>
          <w:szCs w:val="28"/>
        </w:rPr>
      </w:pPr>
      <w:r>
        <w:rPr>
          <w:sz w:val="28"/>
          <w:szCs w:val="28"/>
        </w:rPr>
        <w:t>Кількість матеріалу, яка Переміщується;</w:t>
      </w:r>
    </w:p>
    <w:p w14:paraId="7ABC11A7" w14:textId="77777777" w:rsidR="00027871" w:rsidRDefault="00000000">
      <w:pPr>
        <w:numPr>
          <w:ilvl w:val="0"/>
          <w:numId w:val="29"/>
        </w:numPr>
        <w:jc w:val="both"/>
        <w:rPr>
          <w:sz w:val="28"/>
          <w:szCs w:val="28"/>
        </w:rPr>
      </w:pPr>
      <w:r>
        <w:rPr>
          <w:sz w:val="28"/>
          <w:szCs w:val="28"/>
        </w:rPr>
        <w:t xml:space="preserve">З якого підрозділу переміщується; </w:t>
      </w:r>
    </w:p>
    <w:p w14:paraId="1BFE1C45" w14:textId="77777777" w:rsidR="00027871" w:rsidRDefault="00000000">
      <w:pPr>
        <w:numPr>
          <w:ilvl w:val="0"/>
          <w:numId w:val="29"/>
        </w:numPr>
        <w:jc w:val="both"/>
        <w:rPr>
          <w:sz w:val="28"/>
          <w:szCs w:val="28"/>
        </w:rPr>
      </w:pPr>
      <w:r>
        <w:rPr>
          <w:sz w:val="28"/>
          <w:szCs w:val="28"/>
        </w:rPr>
        <w:t>На який підрозділ переміщується;</w:t>
      </w:r>
    </w:p>
    <w:p w14:paraId="7E8F4C6B" w14:textId="77777777" w:rsidR="00027871" w:rsidRDefault="00000000">
      <w:pPr>
        <w:numPr>
          <w:ilvl w:val="0"/>
          <w:numId w:val="29"/>
        </w:numPr>
        <w:jc w:val="both"/>
        <w:rPr>
          <w:sz w:val="28"/>
          <w:szCs w:val="28"/>
        </w:rPr>
      </w:pPr>
      <w:r>
        <w:rPr>
          <w:sz w:val="28"/>
          <w:szCs w:val="28"/>
        </w:rPr>
        <w:t>Додати коментар - вільний текст.</w:t>
      </w:r>
    </w:p>
    <w:p w14:paraId="5A739E67" w14:textId="77777777" w:rsidR="00027871" w:rsidRDefault="00027871">
      <w:pPr>
        <w:jc w:val="both"/>
        <w:rPr>
          <w:sz w:val="28"/>
          <w:szCs w:val="28"/>
        </w:rPr>
      </w:pPr>
    </w:p>
    <w:p w14:paraId="2090C73C" w14:textId="77777777" w:rsidR="00027871" w:rsidRDefault="00000000">
      <w:pPr>
        <w:jc w:val="both"/>
        <w:rPr>
          <w:sz w:val="28"/>
          <w:szCs w:val="28"/>
        </w:rPr>
      </w:pPr>
      <w:r>
        <w:rPr>
          <w:sz w:val="28"/>
          <w:szCs w:val="28"/>
        </w:rPr>
        <w:t xml:space="preserve">Користувач має мати змогу відмітити всіх дотичних до Переміщення користувачів, які мають отримати про це сповіщення. </w:t>
      </w:r>
    </w:p>
    <w:p w14:paraId="6D381F43" w14:textId="77777777" w:rsidR="00027871" w:rsidRDefault="00027871">
      <w:pPr>
        <w:jc w:val="both"/>
        <w:rPr>
          <w:sz w:val="28"/>
          <w:szCs w:val="28"/>
        </w:rPr>
      </w:pPr>
    </w:p>
    <w:p w14:paraId="1D143EB5" w14:textId="77777777" w:rsidR="00027871" w:rsidRDefault="00000000">
      <w:pPr>
        <w:jc w:val="both"/>
        <w:rPr>
          <w:sz w:val="28"/>
          <w:szCs w:val="28"/>
        </w:rPr>
      </w:pPr>
      <w:r>
        <w:rPr>
          <w:sz w:val="28"/>
          <w:szCs w:val="28"/>
        </w:rPr>
        <w:t xml:space="preserve">Користувач який приймає зворотнє Переміщення, має відмітити в системі, що Переміщення відбулось. Сповіщення має прийти користувачу, який створив Переміщення. </w:t>
      </w:r>
    </w:p>
    <w:p w14:paraId="2CB678DA" w14:textId="77777777" w:rsidR="00027871" w:rsidRDefault="00027871">
      <w:pPr>
        <w:jc w:val="both"/>
        <w:rPr>
          <w:sz w:val="28"/>
          <w:szCs w:val="28"/>
        </w:rPr>
      </w:pPr>
    </w:p>
    <w:p w14:paraId="6F470787" w14:textId="77777777" w:rsidR="00027871" w:rsidRDefault="00000000">
      <w:pPr>
        <w:pStyle w:val="5"/>
        <w:jc w:val="both"/>
        <w:rPr>
          <w:sz w:val="28"/>
          <w:szCs w:val="28"/>
        </w:rPr>
      </w:pPr>
      <w:bookmarkStart w:id="100" w:name="_r6p9j2nssiti" w:colFirst="0" w:colLast="0"/>
      <w:bookmarkEnd w:id="100"/>
      <w:r>
        <w:rPr>
          <w:sz w:val="28"/>
          <w:szCs w:val="28"/>
        </w:rPr>
        <w:lastRenderedPageBreak/>
        <w:t>Повернення</w:t>
      </w:r>
    </w:p>
    <w:p w14:paraId="12F8B910" w14:textId="77777777" w:rsidR="00027871" w:rsidRDefault="00027871">
      <w:pPr>
        <w:jc w:val="both"/>
        <w:rPr>
          <w:sz w:val="28"/>
          <w:szCs w:val="28"/>
        </w:rPr>
      </w:pPr>
    </w:p>
    <w:p w14:paraId="6AE04764" w14:textId="77777777" w:rsidR="00027871" w:rsidRDefault="00000000">
      <w:pPr>
        <w:jc w:val="both"/>
        <w:rPr>
          <w:sz w:val="28"/>
          <w:szCs w:val="28"/>
        </w:rPr>
      </w:pPr>
      <w:r>
        <w:rPr>
          <w:sz w:val="28"/>
          <w:szCs w:val="28"/>
        </w:rPr>
        <w:t>Користувач має мати змогу оформити Повернення певних матеріалів/фурнітури до Постачальника.</w:t>
      </w:r>
    </w:p>
    <w:p w14:paraId="391FCA74" w14:textId="77777777" w:rsidR="00027871" w:rsidRDefault="00027871">
      <w:pPr>
        <w:jc w:val="both"/>
        <w:rPr>
          <w:sz w:val="28"/>
          <w:szCs w:val="28"/>
        </w:rPr>
      </w:pPr>
    </w:p>
    <w:p w14:paraId="13A69930" w14:textId="77777777" w:rsidR="00027871" w:rsidRDefault="00000000">
      <w:pPr>
        <w:jc w:val="both"/>
        <w:rPr>
          <w:sz w:val="28"/>
          <w:szCs w:val="28"/>
        </w:rPr>
      </w:pPr>
      <w:r>
        <w:rPr>
          <w:sz w:val="28"/>
          <w:szCs w:val="28"/>
        </w:rPr>
        <w:t xml:space="preserve">Користувач має мати змогу вказати такі деталі Повернення: </w:t>
      </w:r>
    </w:p>
    <w:p w14:paraId="794F8021" w14:textId="77777777" w:rsidR="00027871" w:rsidRDefault="00000000">
      <w:pPr>
        <w:numPr>
          <w:ilvl w:val="0"/>
          <w:numId w:val="29"/>
        </w:numPr>
        <w:jc w:val="both"/>
        <w:rPr>
          <w:sz w:val="28"/>
          <w:szCs w:val="28"/>
        </w:rPr>
      </w:pPr>
      <w:r>
        <w:rPr>
          <w:sz w:val="28"/>
          <w:szCs w:val="28"/>
        </w:rPr>
        <w:t>Дата Закупівлі;</w:t>
      </w:r>
    </w:p>
    <w:p w14:paraId="79F36CF1" w14:textId="77777777" w:rsidR="00027871" w:rsidRDefault="00000000">
      <w:pPr>
        <w:numPr>
          <w:ilvl w:val="0"/>
          <w:numId w:val="29"/>
        </w:numPr>
        <w:jc w:val="both"/>
        <w:rPr>
          <w:sz w:val="28"/>
          <w:szCs w:val="28"/>
        </w:rPr>
      </w:pPr>
      <w:r>
        <w:rPr>
          <w:sz w:val="28"/>
          <w:szCs w:val="28"/>
        </w:rPr>
        <w:t>Найменування матеріалу;</w:t>
      </w:r>
    </w:p>
    <w:p w14:paraId="0AA75C9B" w14:textId="77777777" w:rsidR="00027871" w:rsidRDefault="00000000">
      <w:pPr>
        <w:numPr>
          <w:ilvl w:val="0"/>
          <w:numId w:val="29"/>
        </w:numPr>
        <w:jc w:val="both"/>
        <w:rPr>
          <w:sz w:val="28"/>
          <w:szCs w:val="28"/>
        </w:rPr>
      </w:pPr>
      <w:r>
        <w:rPr>
          <w:sz w:val="28"/>
          <w:szCs w:val="28"/>
        </w:rPr>
        <w:t>Артикул/код;</w:t>
      </w:r>
    </w:p>
    <w:p w14:paraId="51984DF2" w14:textId="77777777" w:rsidR="00027871" w:rsidRDefault="00000000">
      <w:pPr>
        <w:numPr>
          <w:ilvl w:val="0"/>
          <w:numId w:val="29"/>
        </w:numPr>
        <w:jc w:val="both"/>
        <w:rPr>
          <w:sz w:val="28"/>
          <w:szCs w:val="28"/>
        </w:rPr>
      </w:pPr>
      <w:r>
        <w:rPr>
          <w:sz w:val="28"/>
          <w:szCs w:val="28"/>
        </w:rPr>
        <w:t>Вартість за одиницю товару;</w:t>
      </w:r>
    </w:p>
    <w:p w14:paraId="5AF31A20" w14:textId="77777777" w:rsidR="00027871" w:rsidRDefault="00000000">
      <w:pPr>
        <w:numPr>
          <w:ilvl w:val="0"/>
          <w:numId w:val="29"/>
        </w:numPr>
        <w:jc w:val="both"/>
        <w:rPr>
          <w:sz w:val="28"/>
          <w:szCs w:val="28"/>
        </w:rPr>
      </w:pPr>
      <w:r>
        <w:rPr>
          <w:sz w:val="28"/>
          <w:szCs w:val="28"/>
        </w:rPr>
        <w:t>Загальна сума на яку замовили по цьому артикулу;</w:t>
      </w:r>
    </w:p>
    <w:p w14:paraId="3B3E15F7" w14:textId="77777777" w:rsidR="00027871" w:rsidRDefault="00000000">
      <w:pPr>
        <w:numPr>
          <w:ilvl w:val="0"/>
          <w:numId w:val="29"/>
        </w:numPr>
        <w:jc w:val="both"/>
        <w:rPr>
          <w:sz w:val="28"/>
          <w:szCs w:val="28"/>
        </w:rPr>
      </w:pPr>
      <w:r>
        <w:rPr>
          <w:sz w:val="28"/>
          <w:szCs w:val="28"/>
        </w:rPr>
        <w:t>ТТН (прикріпити файл);</w:t>
      </w:r>
    </w:p>
    <w:p w14:paraId="57DD847D" w14:textId="77777777" w:rsidR="00027871" w:rsidRDefault="00000000">
      <w:pPr>
        <w:numPr>
          <w:ilvl w:val="0"/>
          <w:numId w:val="29"/>
        </w:numPr>
        <w:jc w:val="both"/>
        <w:rPr>
          <w:sz w:val="28"/>
          <w:szCs w:val="28"/>
        </w:rPr>
      </w:pPr>
      <w:r>
        <w:rPr>
          <w:sz w:val="28"/>
          <w:szCs w:val="28"/>
        </w:rPr>
        <w:t>Квитанції/чеки про оплату Закупівлі (прикріпити файл);</w:t>
      </w:r>
    </w:p>
    <w:p w14:paraId="68308E7E" w14:textId="77777777" w:rsidR="00027871" w:rsidRDefault="00000000">
      <w:pPr>
        <w:numPr>
          <w:ilvl w:val="0"/>
          <w:numId w:val="29"/>
        </w:numPr>
        <w:jc w:val="both"/>
        <w:rPr>
          <w:sz w:val="28"/>
          <w:szCs w:val="28"/>
        </w:rPr>
      </w:pPr>
      <w:r>
        <w:rPr>
          <w:sz w:val="28"/>
          <w:szCs w:val="28"/>
        </w:rPr>
        <w:t>Причина повернення - додати коментар.</w:t>
      </w:r>
    </w:p>
    <w:p w14:paraId="29D764DF" w14:textId="77777777" w:rsidR="00027871" w:rsidRDefault="00027871">
      <w:pPr>
        <w:jc w:val="both"/>
        <w:rPr>
          <w:sz w:val="28"/>
          <w:szCs w:val="28"/>
        </w:rPr>
      </w:pPr>
    </w:p>
    <w:p w14:paraId="47458478" w14:textId="77777777" w:rsidR="00027871" w:rsidRDefault="00000000">
      <w:pPr>
        <w:jc w:val="both"/>
        <w:rPr>
          <w:sz w:val="28"/>
          <w:szCs w:val="28"/>
        </w:rPr>
      </w:pPr>
      <w:r>
        <w:rPr>
          <w:sz w:val="28"/>
          <w:szCs w:val="28"/>
        </w:rPr>
        <w:t>Користувач у ролі Бухгалтер має мати змогу прикріпити до Повернення файли чеків про оплату Закупівлі, файли рахунків і повернення коштів на Постачальника.</w:t>
      </w:r>
    </w:p>
    <w:p w14:paraId="50F7D80B" w14:textId="77777777" w:rsidR="00027871" w:rsidRDefault="00027871">
      <w:pPr>
        <w:jc w:val="both"/>
        <w:rPr>
          <w:sz w:val="28"/>
          <w:szCs w:val="28"/>
        </w:rPr>
      </w:pPr>
    </w:p>
    <w:p w14:paraId="4F27FFC7" w14:textId="77777777" w:rsidR="00027871" w:rsidRDefault="00000000">
      <w:pPr>
        <w:jc w:val="both"/>
        <w:rPr>
          <w:sz w:val="28"/>
          <w:szCs w:val="28"/>
        </w:rPr>
      </w:pPr>
      <w:r>
        <w:rPr>
          <w:sz w:val="28"/>
          <w:szCs w:val="28"/>
        </w:rPr>
        <w:t>Користувач має мати змогу створити чек-ліст при створенні Повернення і відмітити всіх дотичних користувачів, яким має надійти сповіщення, що їх відмітили у Поверненні матеріалів.</w:t>
      </w:r>
    </w:p>
    <w:p w14:paraId="4C8C50B4" w14:textId="77777777" w:rsidR="00027871" w:rsidRDefault="00027871">
      <w:pPr>
        <w:jc w:val="both"/>
        <w:rPr>
          <w:sz w:val="28"/>
          <w:szCs w:val="28"/>
        </w:rPr>
      </w:pPr>
    </w:p>
    <w:p w14:paraId="3E00FA4F" w14:textId="77777777" w:rsidR="00027871" w:rsidRDefault="00000000">
      <w:pPr>
        <w:jc w:val="both"/>
        <w:rPr>
          <w:sz w:val="28"/>
          <w:szCs w:val="28"/>
        </w:rPr>
      </w:pPr>
      <w:r>
        <w:rPr>
          <w:sz w:val="28"/>
          <w:szCs w:val="28"/>
        </w:rPr>
        <w:t xml:space="preserve">Користувач має мати змогу оформити Повернення на фабрику готових виробів, у тому випадку якщо Замовник з будь-якої причини їх повертає. Після оформлення Повернення і заведення виробів в систему, вони переходять в категорію готових виробів і підпорядковуються Складу. </w:t>
      </w:r>
    </w:p>
    <w:p w14:paraId="468F7846" w14:textId="77777777" w:rsidR="00027871" w:rsidRDefault="00000000">
      <w:pPr>
        <w:jc w:val="both"/>
        <w:rPr>
          <w:sz w:val="28"/>
          <w:szCs w:val="28"/>
        </w:rPr>
      </w:pPr>
      <w:r>
        <w:rPr>
          <w:sz w:val="28"/>
          <w:szCs w:val="28"/>
        </w:rPr>
        <w:t>Користувач має мати можливість завантажити в систему і прикріпити файли необхідної документації - квитанції про повернення коштів, сертифікати і інші документи.</w:t>
      </w:r>
    </w:p>
    <w:p w14:paraId="0905EB87" w14:textId="77777777" w:rsidR="00027871" w:rsidRDefault="00027871">
      <w:pPr>
        <w:pStyle w:val="3"/>
        <w:spacing w:line="240" w:lineRule="auto"/>
        <w:jc w:val="both"/>
      </w:pPr>
      <w:bookmarkStart w:id="101" w:name="_y0l2bkshy4uv" w:colFirst="0" w:colLast="0"/>
      <w:bookmarkEnd w:id="101"/>
    </w:p>
    <w:p w14:paraId="43294234" w14:textId="77777777" w:rsidR="00027871" w:rsidRDefault="00000000">
      <w:pPr>
        <w:pStyle w:val="3"/>
        <w:spacing w:line="240" w:lineRule="auto"/>
        <w:jc w:val="both"/>
      </w:pPr>
      <w:bookmarkStart w:id="102" w:name="_bq7fav3tnlcb" w:colFirst="0" w:colLast="0"/>
      <w:bookmarkEnd w:id="102"/>
      <w:r>
        <w:t>Готові вироби - облік</w:t>
      </w:r>
    </w:p>
    <w:p w14:paraId="20DDAC85" w14:textId="77777777" w:rsidR="00027871" w:rsidRDefault="00027871">
      <w:pPr>
        <w:jc w:val="both"/>
      </w:pPr>
    </w:p>
    <w:p w14:paraId="733025CF" w14:textId="77777777" w:rsidR="00027871" w:rsidRDefault="00000000">
      <w:pPr>
        <w:jc w:val="both"/>
        <w:rPr>
          <w:sz w:val="28"/>
          <w:szCs w:val="28"/>
        </w:rPr>
      </w:pPr>
      <w:r>
        <w:rPr>
          <w:sz w:val="28"/>
          <w:szCs w:val="28"/>
        </w:rPr>
        <w:lastRenderedPageBreak/>
        <w:t xml:space="preserve">Готові вироби одразу після відшивання перебувають на складі виробничого підрозділу. </w:t>
      </w:r>
      <w:r>
        <w:rPr>
          <w:sz w:val="28"/>
          <w:szCs w:val="28"/>
        </w:rPr>
        <w:br/>
        <w:t xml:space="preserve">Тому головну користувацьку роль на цьому етапі виконуватиме завсклад виробничого підрозділу. </w:t>
      </w:r>
    </w:p>
    <w:p w14:paraId="19275895" w14:textId="77777777" w:rsidR="00027871" w:rsidRDefault="00027871">
      <w:pPr>
        <w:spacing w:line="240" w:lineRule="auto"/>
        <w:jc w:val="both"/>
        <w:rPr>
          <w:sz w:val="28"/>
          <w:szCs w:val="28"/>
        </w:rPr>
      </w:pPr>
    </w:p>
    <w:p w14:paraId="157E12A4" w14:textId="77777777" w:rsidR="00027871" w:rsidRDefault="00000000">
      <w:pPr>
        <w:spacing w:line="240" w:lineRule="auto"/>
        <w:jc w:val="both"/>
        <w:rPr>
          <w:sz w:val="28"/>
          <w:szCs w:val="28"/>
        </w:rPr>
      </w:pPr>
      <w:r>
        <w:rPr>
          <w:sz w:val="28"/>
          <w:szCs w:val="28"/>
        </w:rPr>
        <w:t xml:space="preserve">Користувач з правами завскладу виробничого підрозділу має мати змогу: </w:t>
      </w:r>
      <w:r>
        <w:rPr>
          <w:sz w:val="28"/>
          <w:szCs w:val="28"/>
        </w:rPr>
        <w:br/>
        <w:t xml:space="preserve"> </w:t>
      </w:r>
    </w:p>
    <w:p w14:paraId="209DCE22" w14:textId="77777777" w:rsidR="00027871" w:rsidRDefault="00000000">
      <w:pPr>
        <w:numPr>
          <w:ilvl w:val="0"/>
          <w:numId w:val="19"/>
        </w:numPr>
        <w:spacing w:line="240" w:lineRule="auto"/>
        <w:jc w:val="both"/>
        <w:rPr>
          <w:sz w:val="28"/>
          <w:szCs w:val="28"/>
        </w:rPr>
      </w:pPr>
      <w:r>
        <w:rPr>
          <w:sz w:val="28"/>
          <w:szCs w:val="28"/>
        </w:rPr>
        <w:t>Зайти в систему та відкрити певний Проект;</w:t>
      </w:r>
    </w:p>
    <w:p w14:paraId="60F9BCCD" w14:textId="77777777" w:rsidR="00027871" w:rsidRDefault="00000000">
      <w:pPr>
        <w:numPr>
          <w:ilvl w:val="0"/>
          <w:numId w:val="19"/>
        </w:numPr>
        <w:spacing w:line="240" w:lineRule="auto"/>
        <w:jc w:val="both"/>
        <w:rPr>
          <w:sz w:val="28"/>
          <w:szCs w:val="28"/>
        </w:rPr>
      </w:pPr>
      <w:commentRangeStart w:id="103"/>
      <w:commentRangeStart w:id="104"/>
      <w:commentRangeStart w:id="105"/>
      <w:r>
        <w:rPr>
          <w:sz w:val="28"/>
          <w:szCs w:val="28"/>
        </w:rPr>
        <w:t>Відобразити список виробів Проекту</w:t>
      </w:r>
      <w:commentRangeEnd w:id="105"/>
      <w:r>
        <w:rPr>
          <w:rStyle w:val="ab"/>
          <w:sz w:val="28"/>
          <w:szCs w:val="28"/>
        </w:rPr>
        <w:commentReference w:id="105"/>
      </w:r>
      <w:commentRangeEnd w:id="104"/>
      <w:r>
        <w:rPr>
          <w:rStyle w:val="ab"/>
          <w:sz w:val="28"/>
          <w:szCs w:val="28"/>
        </w:rPr>
        <w:commentReference w:id="104"/>
      </w:r>
      <w:commentRangeEnd w:id="103"/>
      <w:r>
        <w:rPr>
          <w:rStyle w:val="ab"/>
          <w:sz w:val="28"/>
          <w:szCs w:val="28"/>
        </w:rPr>
        <w:commentReference w:id="103"/>
      </w:r>
      <w:r>
        <w:rPr>
          <w:sz w:val="28"/>
          <w:szCs w:val="28"/>
        </w:rPr>
        <w:t xml:space="preserve"> </w:t>
      </w:r>
      <w:r>
        <w:rPr>
          <w:sz w:val="28"/>
          <w:szCs w:val="28"/>
          <w:shd w:val="clear" w:color="auto" w:fill="F4CCCC"/>
        </w:rPr>
        <w:t>(один виріб або більше, якщо в Проекті їх &gt;1 виробу - наприклад, куртки і штани, які йдуть не костюмом - якщо таке буває);</w:t>
      </w:r>
    </w:p>
    <w:p w14:paraId="67CCE521" w14:textId="77777777" w:rsidR="00027871" w:rsidRDefault="00000000">
      <w:pPr>
        <w:numPr>
          <w:ilvl w:val="0"/>
          <w:numId w:val="19"/>
        </w:numPr>
        <w:spacing w:line="240" w:lineRule="auto"/>
        <w:jc w:val="both"/>
        <w:rPr>
          <w:sz w:val="28"/>
          <w:szCs w:val="28"/>
        </w:rPr>
      </w:pPr>
      <w:r>
        <w:rPr>
          <w:sz w:val="28"/>
          <w:szCs w:val="28"/>
        </w:rPr>
        <w:t>Вибрати потрібний виробничий підрозділ;</w:t>
      </w:r>
    </w:p>
    <w:p w14:paraId="3A7F08F7" w14:textId="77777777" w:rsidR="00027871" w:rsidRDefault="00000000">
      <w:pPr>
        <w:numPr>
          <w:ilvl w:val="0"/>
          <w:numId w:val="19"/>
        </w:numPr>
        <w:spacing w:line="240" w:lineRule="auto"/>
        <w:jc w:val="both"/>
        <w:rPr>
          <w:sz w:val="28"/>
          <w:szCs w:val="28"/>
        </w:rPr>
      </w:pPr>
      <w:r>
        <w:rPr>
          <w:sz w:val="28"/>
          <w:szCs w:val="28"/>
        </w:rPr>
        <w:t>Вибрати певний виріб;</w:t>
      </w:r>
    </w:p>
    <w:p w14:paraId="3687CDBD" w14:textId="77777777" w:rsidR="00027871" w:rsidRDefault="00000000">
      <w:pPr>
        <w:numPr>
          <w:ilvl w:val="0"/>
          <w:numId w:val="19"/>
        </w:numPr>
        <w:spacing w:line="240" w:lineRule="auto"/>
        <w:jc w:val="both"/>
        <w:rPr>
          <w:sz w:val="28"/>
          <w:szCs w:val="28"/>
        </w:rPr>
      </w:pPr>
      <w:r>
        <w:rPr>
          <w:sz w:val="28"/>
          <w:szCs w:val="28"/>
        </w:rPr>
        <w:t>Додати кількість готових виробів;</w:t>
      </w:r>
    </w:p>
    <w:p w14:paraId="12EC959E" w14:textId="77777777" w:rsidR="00027871" w:rsidRDefault="00000000">
      <w:pPr>
        <w:numPr>
          <w:ilvl w:val="0"/>
          <w:numId w:val="19"/>
        </w:numPr>
        <w:spacing w:line="240" w:lineRule="auto"/>
        <w:jc w:val="both"/>
        <w:rPr>
          <w:sz w:val="28"/>
          <w:szCs w:val="28"/>
        </w:rPr>
      </w:pPr>
      <w:r>
        <w:rPr>
          <w:sz w:val="28"/>
          <w:szCs w:val="28"/>
        </w:rPr>
        <w:t>Вказати дату.</w:t>
      </w:r>
    </w:p>
    <w:p w14:paraId="19348C97" w14:textId="77777777" w:rsidR="00027871" w:rsidRDefault="00000000">
      <w:pPr>
        <w:spacing w:line="240" w:lineRule="auto"/>
        <w:jc w:val="both"/>
        <w:rPr>
          <w:sz w:val="28"/>
          <w:szCs w:val="28"/>
        </w:rPr>
      </w:pPr>
      <w:r>
        <w:rPr>
          <w:sz w:val="28"/>
          <w:szCs w:val="28"/>
        </w:rPr>
        <w:t xml:space="preserve">Наприклад, КЛП Ніка (номер договору), 17.11.23, 100 шт. </w:t>
      </w:r>
    </w:p>
    <w:p w14:paraId="10024D8E" w14:textId="77777777" w:rsidR="00027871" w:rsidRDefault="00000000">
      <w:pPr>
        <w:spacing w:line="240" w:lineRule="auto"/>
        <w:jc w:val="both"/>
        <w:rPr>
          <w:sz w:val="28"/>
          <w:szCs w:val="28"/>
        </w:rPr>
      </w:pPr>
      <w:r>
        <w:rPr>
          <w:sz w:val="28"/>
          <w:szCs w:val="28"/>
        </w:rPr>
        <w:t xml:space="preserve">Користувачу Завсклад має приходити нагадування про необхідність додати в систему кількість готових виробів, виготовлених за певний день. Детальніше - в розділі </w:t>
      </w:r>
      <w:hyperlink w:anchor="_jhpc3hgten7f">
        <w:r>
          <w:rPr>
            <w:color w:val="1155CC"/>
            <w:sz w:val="28"/>
            <w:szCs w:val="28"/>
            <w:u w:val="single"/>
          </w:rPr>
          <w:t>Сповіщення</w:t>
        </w:r>
      </w:hyperlink>
      <w:r>
        <w:rPr>
          <w:sz w:val="28"/>
          <w:szCs w:val="28"/>
        </w:rPr>
        <w:t>.</w:t>
      </w:r>
    </w:p>
    <w:p w14:paraId="43660C1D" w14:textId="77777777" w:rsidR="00027871" w:rsidRDefault="00027871">
      <w:pPr>
        <w:spacing w:line="240" w:lineRule="auto"/>
        <w:jc w:val="both"/>
        <w:rPr>
          <w:sz w:val="28"/>
          <w:szCs w:val="28"/>
        </w:rPr>
      </w:pPr>
    </w:p>
    <w:p w14:paraId="3CEB91F9" w14:textId="77777777" w:rsidR="00027871" w:rsidRDefault="00027871">
      <w:pPr>
        <w:pStyle w:val="4"/>
        <w:spacing w:line="240" w:lineRule="auto"/>
        <w:jc w:val="both"/>
        <w:rPr>
          <w:sz w:val="28"/>
          <w:szCs w:val="28"/>
        </w:rPr>
      </w:pPr>
      <w:bookmarkStart w:id="106" w:name="_mqnk3zv8igiw" w:colFirst="0" w:colLast="0"/>
      <w:bookmarkEnd w:id="106"/>
    </w:p>
    <w:p w14:paraId="344BC457" w14:textId="77777777" w:rsidR="00027871" w:rsidRDefault="00000000">
      <w:pPr>
        <w:pStyle w:val="4"/>
        <w:spacing w:line="240" w:lineRule="auto"/>
        <w:jc w:val="both"/>
        <w:rPr>
          <w:sz w:val="28"/>
          <w:szCs w:val="28"/>
        </w:rPr>
      </w:pPr>
      <w:bookmarkStart w:id="107" w:name="_q3o0k0tqvcbn" w:colFirst="0" w:colLast="0"/>
      <w:bookmarkEnd w:id="107"/>
      <w:r>
        <w:rPr>
          <w:sz w:val="28"/>
          <w:szCs w:val="28"/>
        </w:rPr>
        <w:t>Переміщення виробів</w:t>
      </w:r>
    </w:p>
    <w:p w14:paraId="59B81100" w14:textId="77777777" w:rsidR="00027871" w:rsidRDefault="00027871">
      <w:pPr>
        <w:spacing w:line="240" w:lineRule="auto"/>
        <w:jc w:val="both"/>
        <w:rPr>
          <w:b/>
          <w:sz w:val="28"/>
          <w:szCs w:val="28"/>
        </w:rPr>
      </w:pPr>
    </w:p>
    <w:p w14:paraId="05710D36" w14:textId="77777777" w:rsidR="00027871" w:rsidRDefault="00000000">
      <w:pPr>
        <w:spacing w:line="240" w:lineRule="auto"/>
        <w:jc w:val="both"/>
        <w:rPr>
          <w:sz w:val="28"/>
          <w:szCs w:val="28"/>
        </w:rPr>
      </w:pPr>
      <w:r>
        <w:rPr>
          <w:sz w:val="28"/>
          <w:szCs w:val="28"/>
        </w:rPr>
        <w:t>Переміщення виробів - функціонал обліку і контролю руху матеріалів/готових виробів між виробничими підрозділами Фабрики. Функціонал Переміщення виробів також відноситься до модуля Складу, як і Переміщення матеріалів.</w:t>
      </w:r>
    </w:p>
    <w:p w14:paraId="5D148CC8" w14:textId="77777777" w:rsidR="00027871" w:rsidRDefault="00000000">
      <w:pPr>
        <w:spacing w:line="240" w:lineRule="auto"/>
        <w:jc w:val="both"/>
        <w:rPr>
          <w:sz w:val="28"/>
          <w:szCs w:val="28"/>
        </w:rPr>
      </w:pPr>
      <w:r>
        <w:rPr>
          <w:sz w:val="28"/>
          <w:szCs w:val="28"/>
        </w:rPr>
        <w:t>Функціонал Переміщення буде доступний і видимий для всіх користувачів, які мають доступ до розділу Складу у системі.</w:t>
      </w:r>
    </w:p>
    <w:p w14:paraId="7869CF63" w14:textId="77777777" w:rsidR="00027871" w:rsidRDefault="00027871">
      <w:pPr>
        <w:spacing w:line="240" w:lineRule="auto"/>
        <w:jc w:val="both"/>
        <w:rPr>
          <w:sz w:val="28"/>
          <w:szCs w:val="28"/>
        </w:rPr>
      </w:pPr>
    </w:p>
    <w:p w14:paraId="0E45F70A" w14:textId="77777777" w:rsidR="00027871" w:rsidRDefault="00000000">
      <w:pPr>
        <w:spacing w:line="240" w:lineRule="auto"/>
        <w:jc w:val="both"/>
        <w:rPr>
          <w:sz w:val="28"/>
          <w:szCs w:val="28"/>
        </w:rPr>
      </w:pPr>
      <w:r>
        <w:rPr>
          <w:sz w:val="28"/>
          <w:szCs w:val="28"/>
        </w:rPr>
        <w:t xml:space="preserve">Користувач з правами завскладу виробничого підрозділу має мати змогу: </w:t>
      </w:r>
      <w:r>
        <w:rPr>
          <w:sz w:val="28"/>
          <w:szCs w:val="28"/>
        </w:rPr>
        <w:br/>
      </w:r>
    </w:p>
    <w:p w14:paraId="2D22E7AB" w14:textId="77777777" w:rsidR="00027871" w:rsidRDefault="00000000">
      <w:pPr>
        <w:numPr>
          <w:ilvl w:val="0"/>
          <w:numId w:val="19"/>
        </w:numPr>
        <w:spacing w:line="240" w:lineRule="auto"/>
        <w:jc w:val="both"/>
        <w:rPr>
          <w:sz w:val="28"/>
          <w:szCs w:val="28"/>
        </w:rPr>
      </w:pPr>
      <w:r>
        <w:rPr>
          <w:sz w:val="28"/>
          <w:szCs w:val="28"/>
        </w:rPr>
        <w:t>Зайти в систему та відкрити певний Проект;</w:t>
      </w:r>
    </w:p>
    <w:p w14:paraId="2F1E44F8" w14:textId="77777777" w:rsidR="00027871" w:rsidRDefault="00000000">
      <w:pPr>
        <w:numPr>
          <w:ilvl w:val="0"/>
          <w:numId w:val="19"/>
        </w:numPr>
        <w:spacing w:line="240" w:lineRule="auto"/>
        <w:jc w:val="both"/>
        <w:rPr>
          <w:sz w:val="28"/>
          <w:szCs w:val="28"/>
          <w:shd w:val="clear" w:color="auto" w:fill="F4CCCC"/>
        </w:rPr>
      </w:pPr>
      <w:r>
        <w:rPr>
          <w:sz w:val="28"/>
          <w:szCs w:val="28"/>
          <w:shd w:val="clear" w:color="auto" w:fill="F4CCCC"/>
        </w:rPr>
        <w:lastRenderedPageBreak/>
        <w:t>Відобразити список виробів Проекту (якщо в Проекті більше 1 виробу - наприклад, куртки і штани, які йдуть не костюмом - якщо таке буває);</w:t>
      </w:r>
    </w:p>
    <w:p w14:paraId="37489A43" w14:textId="77777777" w:rsidR="00027871" w:rsidRDefault="00000000">
      <w:pPr>
        <w:numPr>
          <w:ilvl w:val="0"/>
          <w:numId w:val="19"/>
        </w:numPr>
        <w:spacing w:line="240" w:lineRule="auto"/>
        <w:jc w:val="both"/>
        <w:rPr>
          <w:sz w:val="28"/>
          <w:szCs w:val="28"/>
        </w:rPr>
      </w:pPr>
      <w:r>
        <w:rPr>
          <w:sz w:val="28"/>
          <w:szCs w:val="28"/>
        </w:rPr>
        <w:t>Вибрати певний виріб і додати кількість (наприклад, КЛП Ніка (номер договору), 100 шт);</w:t>
      </w:r>
    </w:p>
    <w:p w14:paraId="7752D0B5" w14:textId="77777777" w:rsidR="00027871" w:rsidRDefault="00000000">
      <w:pPr>
        <w:numPr>
          <w:ilvl w:val="0"/>
          <w:numId w:val="19"/>
        </w:numPr>
        <w:spacing w:line="240" w:lineRule="auto"/>
        <w:jc w:val="both"/>
        <w:rPr>
          <w:sz w:val="28"/>
          <w:szCs w:val="28"/>
        </w:rPr>
      </w:pPr>
      <w:r>
        <w:rPr>
          <w:sz w:val="28"/>
          <w:szCs w:val="28"/>
        </w:rPr>
        <w:t>Обов’язково вказати з якого на який підрозділ відправляються</w:t>
      </w:r>
    </w:p>
    <w:p w14:paraId="3F1D9DD3" w14:textId="77777777" w:rsidR="00027871" w:rsidRDefault="00000000">
      <w:pPr>
        <w:numPr>
          <w:ilvl w:val="0"/>
          <w:numId w:val="19"/>
        </w:numPr>
        <w:spacing w:line="240" w:lineRule="auto"/>
        <w:jc w:val="both"/>
        <w:rPr>
          <w:sz w:val="28"/>
          <w:szCs w:val="28"/>
        </w:rPr>
      </w:pPr>
      <w:r>
        <w:rPr>
          <w:sz w:val="28"/>
          <w:szCs w:val="28"/>
        </w:rPr>
        <w:t>Вказати дату відправки (наприклад, Ямпіль - Головний склад, 17.11.23).</w:t>
      </w:r>
    </w:p>
    <w:p w14:paraId="6E3C7B0C" w14:textId="77777777" w:rsidR="00027871" w:rsidRDefault="00027871">
      <w:pPr>
        <w:spacing w:line="240" w:lineRule="auto"/>
        <w:jc w:val="both"/>
        <w:rPr>
          <w:b/>
          <w:sz w:val="28"/>
          <w:szCs w:val="28"/>
        </w:rPr>
      </w:pPr>
    </w:p>
    <w:p w14:paraId="21495B92" w14:textId="77777777" w:rsidR="00027871" w:rsidRDefault="00000000">
      <w:pPr>
        <w:pStyle w:val="4"/>
        <w:spacing w:line="240" w:lineRule="auto"/>
        <w:jc w:val="both"/>
        <w:rPr>
          <w:sz w:val="28"/>
          <w:szCs w:val="28"/>
        </w:rPr>
      </w:pPr>
      <w:bookmarkStart w:id="108" w:name="_ewcezxuhrtyg" w:colFirst="0" w:colLast="0"/>
      <w:bookmarkEnd w:id="108"/>
      <w:r>
        <w:rPr>
          <w:sz w:val="28"/>
          <w:szCs w:val="28"/>
        </w:rPr>
        <w:t>Відправка готових виробів до Замовника</w:t>
      </w:r>
    </w:p>
    <w:p w14:paraId="164AAC36" w14:textId="77777777" w:rsidR="00027871" w:rsidRDefault="00027871">
      <w:pPr>
        <w:jc w:val="both"/>
      </w:pPr>
    </w:p>
    <w:p w14:paraId="49BD419F" w14:textId="77777777" w:rsidR="00027871" w:rsidRDefault="00027871">
      <w:pPr>
        <w:spacing w:line="240" w:lineRule="auto"/>
        <w:jc w:val="both"/>
        <w:rPr>
          <w:sz w:val="28"/>
          <w:szCs w:val="28"/>
        </w:rPr>
      </w:pPr>
    </w:p>
    <w:p w14:paraId="7C8B5ED4" w14:textId="77777777" w:rsidR="00027871" w:rsidRDefault="00000000">
      <w:pPr>
        <w:spacing w:line="240" w:lineRule="auto"/>
        <w:jc w:val="both"/>
        <w:rPr>
          <w:sz w:val="28"/>
          <w:szCs w:val="28"/>
        </w:rPr>
      </w:pPr>
      <w:r>
        <w:rPr>
          <w:sz w:val="28"/>
          <w:szCs w:val="28"/>
        </w:rPr>
        <w:t xml:space="preserve">Переміщення - це функціонал обліку і контролю руху матеріалів/готових виробів між виробничими підрозділами Фабрики. </w:t>
      </w:r>
    </w:p>
    <w:p w14:paraId="09C1E4B4" w14:textId="77777777" w:rsidR="00027871" w:rsidRDefault="00027871">
      <w:pPr>
        <w:spacing w:line="240" w:lineRule="auto"/>
        <w:jc w:val="both"/>
        <w:rPr>
          <w:sz w:val="28"/>
          <w:szCs w:val="28"/>
        </w:rPr>
      </w:pPr>
    </w:p>
    <w:p w14:paraId="6E6F8044" w14:textId="77777777" w:rsidR="00027871" w:rsidRDefault="00000000">
      <w:pPr>
        <w:spacing w:line="240" w:lineRule="auto"/>
        <w:jc w:val="both"/>
        <w:rPr>
          <w:sz w:val="28"/>
          <w:szCs w:val="28"/>
        </w:rPr>
      </w:pPr>
      <w:r>
        <w:rPr>
          <w:sz w:val="28"/>
          <w:szCs w:val="28"/>
        </w:rPr>
        <w:t xml:space="preserve">Відправка - це функціонал обліку і контролю передачі готових виробів за межі Фабрики, тобто до Замовника. </w:t>
      </w:r>
    </w:p>
    <w:p w14:paraId="4698975B" w14:textId="77777777" w:rsidR="00027871" w:rsidRDefault="00027871">
      <w:pPr>
        <w:spacing w:line="240" w:lineRule="auto"/>
        <w:jc w:val="both"/>
        <w:rPr>
          <w:sz w:val="28"/>
          <w:szCs w:val="28"/>
        </w:rPr>
      </w:pPr>
    </w:p>
    <w:p w14:paraId="66F35233" w14:textId="77777777" w:rsidR="00027871" w:rsidRDefault="00000000">
      <w:pPr>
        <w:spacing w:line="240" w:lineRule="auto"/>
        <w:jc w:val="both"/>
        <w:rPr>
          <w:sz w:val="28"/>
          <w:szCs w:val="28"/>
        </w:rPr>
      </w:pPr>
      <w:r>
        <w:rPr>
          <w:sz w:val="28"/>
          <w:szCs w:val="28"/>
        </w:rPr>
        <w:t xml:space="preserve">Відправка як функціонал також може бути частиною модуля Складу і може бути реалізована за допомогою функціоналу Переміщення. </w:t>
      </w:r>
    </w:p>
    <w:p w14:paraId="1FA56E0F" w14:textId="77777777" w:rsidR="00027871" w:rsidRDefault="00027871">
      <w:pPr>
        <w:spacing w:line="240" w:lineRule="auto"/>
        <w:jc w:val="both"/>
        <w:rPr>
          <w:sz w:val="28"/>
          <w:szCs w:val="28"/>
        </w:rPr>
      </w:pPr>
    </w:p>
    <w:p w14:paraId="287BEEC5" w14:textId="77777777" w:rsidR="00027871" w:rsidRDefault="00000000">
      <w:pPr>
        <w:spacing w:line="240" w:lineRule="auto"/>
        <w:jc w:val="both"/>
        <w:rPr>
          <w:sz w:val="28"/>
          <w:szCs w:val="28"/>
        </w:rPr>
      </w:pPr>
      <w:r>
        <w:rPr>
          <w:sz w:val="28"/>
          <w:szCs w:val="28"/>
        </w:rPr>
        <w:t>Функціонал Відправок буде доступний і видимий для всіх користувачів, які мають доступ до розділу Складу у системі.</w:t>
      </w:r>
    </w:p>
    <w:p w14:paraId="3583D3AF" w14:textId="77777777" w:rsidR="00027871" w:rsidRDefault="00027871">
      <w:pPr>
        <w:spacing w:line="240" w:lineRule="auto"/>
        <w:jc w:val="both"/>
        <w:rPr>
          <w:sz w:val="28"/>
          <w:szCs w:val="28"/>
        </w:rPr>
      </w:pPr>
    </w:p>
    <w:p w14:paraId="1D5CAB6E" w14:textId="77777777" w:rsidR="00027871" w:rsidRDefault="00000000">
      <w:pPr>
        <w:spacing w:line="240" w:lineRule="auto"/>
        <w:jc w:val="both"/>
        <w:rPr>
          <w:sz w:val="28"/>
          <w:szCs w:val="28"/>
        </w:rPr>
      </w:pPr>
      <w:r>
        <w:rPr>
          <w:sz w:val="28"/>
          <w:szCs w:val="28"/>
        </w:rPr>
        <w:t>Головні користувацькі ролі в системі - Завсклад Головного складу, Бухгалтер.</w:t>
      </w:r>
    </w:p>
    <w:p w14:paraId="0729600C" w14:textId="77777777" w:rsidR="00027871" w:rsidRDefault="00027871">
      <w:pPr>
        <w:spacing w:line="240" w:lineRule="auto"/>
        <w:jc w:val="both"/>
        <w:rPr>
          <w:sz w:val="28"/>
          <w:szCs w:val="28"/>
        </w:rPr>
      </w:pPr>
    </w:p>
    <w:p w14:paraId="595671F7" w14:textId="77777777" w:rsidR="00027871" w:rsidRDefault="00000000">
      <w:pPr>
        <w:spacing w:line="240" w:lineRule="auto"/>
        <w:jc w:val="both"/>
        <w:rPr>
          <w:sz w:val="28"/>
          <w:szCs w:val="28"/>
        </w:rPr>
      </w:pPr>
      <w:r>
        <w:rPr>
          <w:sz w:val="28"/>
          <w:szCs w:val="28"/>
        </w:rPr>
        <w:t>Користувач має мати змогу здійснити наступне в системі:</w:t>
      </w:r>
    </w:p>
    <w:p w14:paraId="645F071E" w14:textId="77777777" w:rsidR="00027871" w:rsidRDefault="00027871">
      <w:pPr>
        <w:spacing w:line="240" w:lineRule="auto"/>
        <w:jc w:val="both"/>
        <w:rPr>
          <w:sz w:val="28"/>
          <w:szCs w:val="28"/>
        </w:rPr>
      </w:pPr>
    </w:p>
    <w:p w14:paraId="2CA0E370" w14:textId="77777777" w:rsidR="00027871" w:rsidRDefault="00000000">
      <w:pPr>
        <w:numPr>
          <w:ilvl w:val="0"/>
          <w:numId w:val="19"/>
        </w:numPr>
        <w:spacing w:line="240" w:lineRule="auto"/>
        <w:jc w:val="both"/>
        <w:rPr>
          <w:sz w:val="28"/>
          <w:szCs w:val="28"/>
        </w:rPr>
      </w:pPr>
      <w:r>
        <w:rPr>
          <w:sz w:val="28"/>
          <w:szCs w:val="28"/>
        </w:rPr>
        <w:t>Зайти в систему та відкрити певний Проект</w:t>
      </w:r>
    </w:p>
    <w:p w14:paraId="33421BDA" w14:textId="77777777" w:rsidR="00027871" w:rsidRDefault="00000000">
      <w:pPr>
        <w:numPr>
          <w:ilvl w:val="0"/>
          <w:numId w:val="19"/>
        </w:numPr>
        <w:spacing w:line="240" w:lineRule="auto"/>
        <w:jc w:val="both"/>
        <w:rPr>
          <w:sz w:val="28"/>
          <w:szCs w:val="28"/>
          <w:shd w:val="clear" w:color="auto" w:fill="F4CCCC"/>
        </w:rPr>
      </w:pPr>
      <w:r>
        <w:rPr>
          <w:sz w:val="28"/>
          <w:szCs w:val="28"/>
          <w:shd w:val="clear" w:color="auto" w:fill="F4CCCC"/>
        </w:rPr>
        <w:t>Відобразити список виробів Проекту (один виріб або більше, якщо в Проекті їх &gt;1 виробу - наприклад, куртки і штани, які йдуть не костюмом - якщо таке буває)</w:t>
      </w:r>
    </w:p>
    <w:p w14:paraId="0A333DB6" w14:textId="77777777" w:rsidR="00027871" w:rsidRDefault="00000000">
      <w:pPr>
        <w:numPr>
          <w:ilvl w:val="0"/>
          <w:numId w:val="19"/>
        </w:numPr>
        <w:spacing w:line="240" w:lineRule="auto"/>
        <w:jc w:val="both"/>
        <w:rPr>
          <w:sz w:val="28"/>
          <w:szCs w:val="28"/>
        </w:rPr>
      </w:pPr>
      <w:r>
        <w:rPr>
          <w:sz w:val="28"/>
          <w:szCs w:val="28"/>
        </w:rPr>
        <w:t>Вибрати певний виріб (наприклад, КЛП Ніка (номер договору)</w:t>
      </w:r>
    </w:p>
    <w:p w14:paraId="6AD3157A" w14:textId="77777777" w:rsidR="00027871" w:rsidRDefault="00000000">
      <w:pPr>
        <w:numPr>
          <w:ilvl w:val="0"/>
          <w:numId w:val="19"/>
        </w:numPr>
        <w:spacing w:line="240" w:lineRule="auto"/>
        <w:jc w:val="both"/>
        <w:rPr>
          <w:sz w:val="28"/>
          <w:szCs w:val="28"/>
        </w:rPr>
      </w:pPr>
      <w:r>
        <w:rPr>
          <w:sz w:val="28"/>
          <w:szCs w:val="28"/>
        </w:rPr>
        <w:t>Вказати Кількість (напр, 1000 шт)</w:t>
      </w:r>
    </w:p>
    <w:p w14:paraId="3EEBE986" w14:textId="77777777" w:rsidR="00027871" w:rsidRDefault="00000000">
      <w:pPr>
        <w:numPr>
          <w:ilvl w:val="0"/>
          <w:numId w:val="19"/>
        </w:numPr>
        <w:spacing w:line="240" w:lineRule="auto"/>
        <w:jc w:val="both"/>
        <w:rPr>
          <w:sz w:val="28"/>
          <w:szCs w:val="28"/>
        </w:rPr>
      </w:pPr>
      <w:r>
        <w:rPr>
          <w:sz w:val="28"/>
          <w:szCs w:val="28"/>
        </w:rPr>
        <w:t>Вказати дату відправки (17.11.23)</w:t>
      </w:r>
    </w:p>
    <w:p w14:paraId="7B6A8B6C" w14:textId="77777777" w:rsidR="00027871" w:rsidRDefault="00000000">
      <w:pPr>
        <w:numPr>
          <w:ilvl w:val="0"/>
          <w:numId w:val="19"/>
        </w:numPr>
        <w:spacing w:line="240" w:lineRule="auto"/>
        <w:jc w:val="both"/>
        <w:rPr>
          <w:sz w:val="28"/>
          <w:szCs w:val="28"/>
        </w:rPr>
      </w:pPr>
      <w:r>
        <w:rPr>
          <w:sz w:val="28"/>
          <w:szCs w:val="28"/>
        </w:rPr>
        <w:t>Після збереження запису про відправку, система має відправити сповіщення бухгалтерії щоб підготували необхідні ТТН і сертифікати</w:t>
      </w:r>
    </w:p>
    <w:p w14:paraId="4173B4F5" w14:textId="77777777" w:rsidR="00027871" w:rsidRDefault="00027871">
      <w:pPr>
        <w:spacing w:line="240" w:lineRule="auto"/>
        <w:jc w:val="both"/>
        <w:rPr>
          <w:sz w:val="28"/>
          <w:szCs w:val="28"/>
        </w:rPr>
      </w:pPr>
    </w:p>
    <w:p w14:paraId="0EF1E543" w14:textId="77777777" w:rsidR="00027871" w:rsidRDefault="00000000">
      <w:pPr>
        <w:spacing w:line="240" w:lineRule="auto"/>
        <w:jc w:val="both"/>
        <w:rPr>
          <w:sz w:val="28"/>
          <w:szCs w:val="28"/>
        </w:rPr>
      </w:pPr>
      <w:r>
        <w:rPr>
          <w:sz w:val="28"/>
          <w:szCs w:val="28"/>
        </w:rPr>
        <w:t>Бухгалтери можуть прикріпити файли ТТН і сертифікатів до Відправки.</w:t>
      </w:r>
    </w:p>
    <w:p w14:paraId="70F4EF0A" w14:textId="77777777" w:rsidR="00027871" w:rsidRDefault="00027871">
      <w:pPr>
        <w:spacing w:line="240" w:lineRule="auto"/>
        <w:jc w:val="both"/>
        <w:rPr>
          <w:sz w:val="28"/>
          <w:szCs w:val="28"/>
        </w:rPr>
      </w:pPr>
    </w:p>
    <w:p w14:paraId="7F833935" w14:textId="77777777" w:rsidR="00027871" w:rsidRDefault="00000000">
      <w:pPr>
        <w:spacing w:line="240" w:lineRule="auto"/>
        <w:jc w:val="both"/>
        <w:rPr>
          <w:sz w:val="28"/>
          <w:szCs w:val="28"/>
        </w:rPr>
      </w:pPr>
      <w:r>
        <w:rPr>
          <w:sz w:val="28"/>
          <w:szCs w:val="28"/>
        </w:rPr>
        <w:t>Статуси відправки:</w:t>
      </w:r>
    </w:p>
    <w:p w14:paraId="683699B7" w14:textId="77777777" w:rsidR="00027871" w:rsidRDefault="00000000">
      <w:pPr>
        <w:numPr>
          <w:ilvl w:val="0"/>
          <w:numId w:val="18"/>
        </w:numPr>
        <w:spacing w:line="240" w:lineRule="auto"/>
        <w:jc w:val="both"/>
        <w:rPr>
          <w:sz w:val="28"/>
          <w:szCs w:val="28"/>
        </w:rPr>
      </w:pPr>
      <w:r>
        <w:rPr>
          <w:sz w:val="28"/>
          <w:szCs w:val="28"/>
        </w:rPr>
        <w:t>Нова (вироби зібрані, мають всі необхідні супровідні документи, ТТН і сертифікати і готові їхати до Замовника).</w:t>
      </w:r>
    </w:p>
    <w:p w14:paraId="11B3FE3D" w14:textId="77777777" w:rsidR="00027871" w:rsidRDefault="00000000">
      <w:pPr>
        <w:numPr>
          <w:ilvl w:val="0"/>
          <w:numId w:val="18"/>
        </w:numPr>
        <w:spacing w:line="240" w:lineRule="auto"/>
        <w:jc w:val="both"/>
        <w:rPr>
          <w:sz w:val="28"/>
          <w:szCs w:val="28"/>
        </w:rPr>
      </w:pPr>
      <w:r>
        <w:rPr>
          <w:sz w:val="28"/>
          <w:szCs w:val="28"/>
        </w:rPr>
        <w:t>В транзиті - вироби їдуть до Замовника.</w:t>
      </w:r>
    </w:p>
    <w:p w14:paraId="412D2E32" w14:textId="77777777" w:rsidR="00027871" w:rsidRDefault="00000000">
      <w:pPr>
        <w:numPr>
          <w:ilvl w:val="0"/>
          <w:numId w:val="18"/>
        </w:numPr>
        <w:spacing w:line="240" w:lineRule="auto"/>
        <w:jc w:val="both"/>
        <w:rPr>
          <w:sz w:val="28"/>
          <w:szCs w:val="28"/>
        </w:rPr>
      </w:pPr>
      <w:r>
        <w:rPr>
          <w:sz w:val="28"/>
          <w:szCs w:val="28"/>
        </w:rPr>
        <w:t>Оплачено - кошти від Замовника отримані, необхідні чеки і квитанції прикріплені/заведені в систему.</w:t>
      </w:r>
    </w:p>
    <w:p w14:paraId="7D520B4D" w14:textId="77777777" w:rsidR="00027871" w:rsidRDefault="00000000">
      <w:pPr>
        <w:numPr>
          <w:ilvl w:val="0"/>
          <w:numId w:val="18"/>
        </w:numPr>
        <w:spacing w:line="240" w:lineRule="auto"/>
        <w:jc w:val="both"/>
        <w:rPr>
          <w:sz w:val="28"/>
          <w:szCs w:val="28"/>
        </w:rPr>
      </w:pPr>
      <w:r>
        <w:rPr>
          <w:sz w:val="28"/>
          <w:szCs w:val="28"/>
        </w:rPr>
        <w:t>Завершено - Замовник отримав вироби, відправка успішно завершилась.</w:t>
      </w:r>
    </w:p>
    <w:p w14:paraId="4F8892B1" w14:textId="77777777" w:rsidR="00027871" w:rsidRDefault="00027871">
      <w:pPr>
        <w:spacing w:line="240" w:lineRule="auto"/>
        <w:jc w:val="both"/>
        <w:rPr>
          <w:sz w:val="28"/>
          <w:szCs w:val="28"/>
        </w:rPr>
      </w:pPr>
    </w:p>
    <w:p w14:paraId="457064BF" w14:textId="77777777" w:rsidR="00027871" w:rsidRDefault="00000000">
      <w:pPr>
        <w:spacing w:line="240" w:lineRule="auto"/>
        <w:jc w:val="both"/>
        <w:rPr>
          <w:sz w:val="28"/>
          <w:szCs w:val="28"/>
        </w:rPr>
      </w:pPr>
      <w:r>
        <w:rPr>
          <w:sz w:val="28"/>
          <w:szCs w:val="28"/>
        </w:rPr>
        <w:t>Якщо з будь-яких причин Замовник повертає вироби, вони мають бути заведені в систему як Повернення виробів.</w:t>
      </w:r>
    </w:p>
    <w:p w14:paraId="03D5C211" w14:textId="77777777" w:rsidR="00027871" w:rsidRDefault="00027871">
      <w:pPr>
        <w:jc w:val="both"/>
        <w:rPr>
          <w:sz w:val="28"/>
          <w:szCs w:val="28"/>
        </w:rPr>
      </w:pPr>
    </w:p>
    <w:p w14:paraId="3A82AF03" w14:textId="77777777" w:rsidR="00027871" w:rsidRDefault="00000000">
      <w:pPr>
        <w:pStyle w:val="3"/>
        <w:jc w:val="both"/>
      </w:pPr>
      <w:bookmarkStart w:id="109" w:name="_4nr41z6z3ggx" w:colFirst="0" w:colLast="0"/>
      <w:bookmarkEnd w:id="109"/>
      <w:r>
        <w:t>Закупівлі</w:t>
      </w:r>
    </w:p>
    <w:p w14:paraId="4280DFB4" w14:textId="77777777" w:rsidR="00027871" w:rsidRDefault="00027871">
      <w:pPr>
        <w:jc w:val="both"/>
        <w:rPr>
          <w:sz w:val="28"/>
          <w:szCs w:val="28"/>
        </w:rPr>
      </w:pPr>
    </w:p>
    <w:p w14:paraId="6512DF85" w14:textId="77777777" w:rsidR="00027871" w:rsidRDefault="00000000">
      <w:pPr>
        <w:spacing w:line="240" w:lineRule="auto"/>
        <w:jc w:val="both"/>
        <w:rPr>
          <w:sz w:val="28"/>
          <w:szCs w:val="28"/>
        </w:rPr>
      </w:pPr>
      <w:r>
        <w:rPr>
          <w:sz w:val="28"/>
          <w:szCs w:val="28"/>
        </w:rPr>
        <w:t xml:space="preserve">Закупівлі - це розділ системи котрий містить облік закупівель, календар закупівель і поставок, облік постачальників. </w:t>
      </w:r>
    </w:p>
    <w:p w14:paraId="2015D712" w14:textId="77777777" w:rsidR="00027871" w:rsidRDefault="00027871">
      <w:pPr>
        <w:spacing w:line="240" w:lineRule="auto"/>
        <w:jc w:val="both"/>
        <w:rPr>
          <w:sz w:val="28"/>
          <w:szCs w:val="28"/>
        </w:rPr>
      </w:pPr>
    </w:p>
    <w:p w14:paraId="00E89AA5" w14:textId="77777777" w:rsidR="00027871" w:rsidRDefault="00000000">
      <w:pPr>
        <w:spacing w:line="240" w:lineRule="auto"/>
        <w:jc w:val="both"/>
        <w:rPr>
          <w:sz w:val="28"/>
          <w:szCs w:val="28"/>
        </w:rPr>
      </w:pPr>
      <w:r>
        <w:rPr>
          <w:sz w:val="28"/>
          <w:szCs w:val="28"/>
        </w:rPr>
        <w:t>Цей модуль може бути як окремою сутністю в системі, так і бути частиною модуля Склад.</w:t>
      </w:r>
    </w:p>
    <w:p w14:paraId="76815BE4" w14:textId="77777777" w:rsidR="00027871" w:rsidRDefault="00027871">
      <w:pPr>
        <w:jc w:val="both"/>
        <w:rPr>
          <w:sz w:val="28"/>
          <w:szCs w:val="28"/>
        </w:rPr>
      </w:pPr>
    </w:p>
    <w:p w14:paraId="5BAF439F" w14:textId="77777777" w:rsidR="00027871" w:rsidRDefault="00000000">
      <w:pPr>
        <w:jc w:val="both"/>
        <w:rPr>
          <w:sz w:val="28"/>
          <w:szCs w:val="28"/>
        </w:rPr>
      </w:pPr>
      <w:r>
        <w:rPr>
          <w:sz w:val="28"/>
          <w:szCs w:val="28"/>
        </w:rPr>
        <w:t>У системі модуль чи елемент Закупівлі має містити наступне:</w:t>
      </w:r>
      <w:r>
        <w:rPr>
          <w:sz w:val="28"/>
          <w:szCs w:val="28"/>
        </w:rPr>
        <w:br/>
      </w:r>
    </w:p>
    <w:p w14:paraId="6DC211A3" w14:textId="77777777" w:rsidR="00027871" w:rsidRDefault="00000000">
      <w:pPr>
        <w:numPr>
          <w:ilvl w:val="0"/>
          <w:numId w:val="44"/>
        </w:numPr>
        <w:jc w:val="both"/>
        <w:rPr>
          <w:sz w:val="28"/>
          <w:szCs w:val="28"/>
        </w:rPr>
      </w:pPr>
      <w:r>
        <w:rPr>
          <w:sz w:val="28"/>
          <w:szCs w:val="28"/>
        </w:rPr>
        <w:t>Список Закупівель та управління ними (створення нових закупівель та редагування існуючих)</w:t>
      </w:r>
    </w:p>
    <w:p w14:paraId="492B831D" w14:textId="77777777" w:rsidR="00027871" w:rsidRDefault="00000000">
      <w:pPr>
        <w:numPr>
          <w:ilvl w:val="0"/>
          <w:numId w:val="44"/>
        </w:numPr>
        <w:jc w:val="both"/>
        <w:rPr>
          <w:sz w:val="28"/>
          <w:szCs w:val="28"/>
        </w:rPr>
      </w:pPr>
      <w:r>
        <w:rPr>
          <w:sz w:val="28"/>
          <w:szCs w:val="28"/>
        </w:rPr>
        <w:t>Графік закупівель</w:t>
      </w:r>
    </w:p>
    <w:p w14:paraId="2551D4C4" w14:textId="77777777" w:rsidR="00027871" w:rsidRDefault="00000000">
      <w:pPr>
        <w:numPr>
          <w:ilvl w:val="0"/>
          <w:numId w:val="44"/>
        </w:numPr>
        <w:jc w:val="both"/>
        <w:rPr>
          <w:sz w:val="28"/>
          <w:szCs w:val="28"/>
        </w:rPr>
      </w:pPr>
      <w:r>
        <w:rPr>
          <w:sz w:val="28"/>
          <w:szCs w:val="28"/>
        </w:rPr>
        <w:t>Деталі кожної Закупівлі</w:t>
      </w:r>
    </w:p>
    <w:p w14:paraId="4F5C25E4" w14:textId="77777777" w:rsidR="00027871" w:rsidRDefault="00000000">
      <w:pPr>
        <w:numPr>
          <w:ilvl w:val="0"/>
          <w:numId w:val="44"/>
        </w:numPr>
        <w:jc w:val="both"/>
        <w:rPr>
          <w:sz w:val="28"/>
          <w:szCs w:val="28"/>
        </w:rPr>
      </w:pPr>
      <w:r>
        <w:rPr>
          <w:sz w:val="28"/>
          <w:szCs w:val="28"/>
        </w:rPr>
        <w:t>Статуси Закупівель</w:t>
      </w:r>
    </w:p>
    <w:p w14:paraId="1D2668A2" w14:textId="77777777" w:rsidR="00027871" w:rsidRDefault="00000000">
      <w:pPr>
        <w:numPr>
          <w:ilvl w:val="0"/>
          <w:numId w:val="44"/>
        </w:numPr>
        <w:jc w:val="both"/>
        <w:rPr>
          <w:sz w:val="28"/>
          <w:szCs w:val="28"/>
        </w:rPr>
      </w:pPr>
      <w:r>
        <w:rPr>
          <w:sz w:val="28"/>
          <w:szCs w:val="28"/>
        </w:rPr>
        <w:t>Калькуляції (файл)</w:t>
      </w:r>
    </w:p>
    <w:p w14:paraId="6588C94B" w14:textId="77777777" w:rsidR="00027871" w:rsidRDefault="00000000">
      <w:pPr>
        <w:numPr>
          <w:ilvl w:val="0"/>
          <w:numId w:val="44"/>
        </w:numPr>
        <w:jc w:val="both"/>
        <w:rPr>
          <w:sz w:val="28"/>
          <w:szCs w:val="28"/>
        </w:rPr>
      </w:pPr>
      <w:r>
        <w:rPr>
          <w:sz w:val="28"/>
          <w:szCs w:val="28"/>
        </w:rPr>
        <w:t xml:space="preserve">Чек-лісти </w:t>
      </w:r>
    </w:p>
    <w:p w14:paraId="4B9F3629" w14:textId="77777777" w:rsidR="00027871" w:rsidRDefault="00027871">
      <w:pPr>
        <w:jc w:val="both"/>
        <w:rPr>
          <w:sz w:val="28"/>
          <w:szCs w:val="28"/>
        </w:rPr>
      </w:pPr>
    </w:p>
    <w:p w14:paraId="35ED9CA9" w14:textId="77777777" w:rsidR="00027871" w:rsidRDefault="00000000">
      <w:pPr>
        <w:jc w:val="both"/>
        <w:rPr>
          <w:sz w:val="28"/>
          <w:szCs w:val="28"/>
        </w:rPr>
      </w:pPr>
      <w:r>
        <w:rPr>
          <w:sz w:val="28"/>
          <w:szCs w:val="28"/>
        </w:rPr>
        <w:t xml:space="preserve">Користувач має мати змогу бачити список всіх закупівель для певного Проекту, а також список всіх закупівель по всіх активних проектах. </w:t>
      </w:r>
    </w:p>
    <w:p w14:paraId="779FCA18" w14:textId="77777777" w:rsidR="00027871" w:rsidRDefault="00000000">
      <w:pPr>
        <w:jc w:val="both"/>
        <w:rPr>
          <w:sz w:val="28"/>
          <w:szCs w:val="28"/>
        </w:rPr>
      </w:pPr>
      <w:r>
        <w:rPr>
          <w:sz w:val="28"/>
          <w:szCs w:val="28"/>
        </w:rPr>
        <w:t>Список Закупівлель має відображати наступні деталі:</w:t>
      </w:r>
    </w:p>
    <w:p w14:paraId="4818FE98" w14:textId="77777777" w:rsidR="00027871" w:rsidRDefault="00000000">
      <w:pPr>
        <w:numPr>
          <w:ilvl w:val="0"/>
          <w:numId w:val="31"/>
        </w:numPr>
        <w:jc w:val="both"/>
        <w:rPr>
          <w:sz w:val="28"/>
          <w:szCs w:val="28"/>
        </w:rPr>
      </w:pPr>
      <w:r>
        <w:rPr>
          <w:sz w:val="28"/>
          <w:szCs w:val="28"/>
        </w:rPr>
        <w:lastRenderedPageBreak/>
        <w:t>Проект під який створено Закупівлю</w:t>
      </w:r>
    </w:p>
    <w:p w14:paraId="01EBDB13" w14:textId="77777777" w:rsidR="00027871" w:rsidRDefault="00000000">
      <w:pPr>
        <w:numPr>
          <w:ilvl w:val="0"/>
          <w:numId w:val="31"/>
        </w:numPr>
        <w:jc w:val="both"/>
        <w:rPr>
          <w:sz w:val="28"/>
          <w:szCs w:val="28"/>
        </w:rPr>
      </w:pPr>
      <w:r>
        <w:rPr>
          <w:sz w:val="28"/>
          <w:szCs w:val="28"/>
        </w:rPr>
        <w:t>Найменування матеріалів/фурнітури (а також їх артикули або коди)</w:t>
      </w:r>
    </w:p>
    <w:p w14:paraId="504010D0" w14:textId="77777777" w:rsidR="00027871" w:rsidRDefault="00000000">
      <w:pPr>
        <w:numPr>
          <w:ilvl w:val="0"/>
          <w:numId w:val="31"/>
        </w:numPr>
        <w:jc w:val="both"/>
        <w:rPr>
          <w:sz w:val="28"/>
          <w:szCs w:val="28"/>
        </w:rPr>
      </w:pPr>
      <w:r>
        <w:rPr>
          <w:sz w:val="28"/>
          <w:szCs w:val="28"/>
        </w:rPr>
        <w:t>Загальна кількість матеріалів яка замовлена</w:t>
      </w:r>
    </w:p>
    <w:p w14:paraId="44D1DC26" w14:textId="77777777" w:rsidR="00027871" w:rsidRDefault="00000000">
      <w:pPr>
        <w:numPr>
          <w:ilvl w:val="0"/>
          <w:numId w:val="31"/>
        </w:numPr>
        <w:jc w:val="both"/>
        <w:rPr>
          <w:sz w:val="28"/>
          <w:szCs w:val="28"/>
        </w:rPr>
      </w:pPr>
      <w:r>
        <w:rPr>
          <w:sz w:val="28"/>
          <w:szCs w:val="28"/>
        </w:rPr>
        <w:t>Загальна вартість по кожній позиції</w:t>
      </w:r>
    </w:p>
    <w:p w14:paraId="41F76D74" w14:textId="77777777" w:rsidR="00027871" w:rsidRDefault="00000000">
      <w:pPr>
        <w:numPr>
          <w:ilvl w:val="0"/>
          <w:numId w:val="31"/>
        </w:numPr>
        <w:jc w:val="both"/>
        <w:rPr>
          <w:sz w:val="28"/>
          <w:szCs w:val="28"/>
        </w:rPr>
      </w:pPr>
      <w:r>
        <w:rPr>
          <w:sz w:val="28"/>
          <w:szCs w:val="28"/>
        </w:rPr>
        <w:t>Загальна сума Закупівлі</w:t>
      </w:r>
    </w:p>
    <w:p w14:paraId="4C2ED833" w14:textId="77777777" w:rsidR="00027871" w:rsidRDefault="00027871">
      <w:pPr>
        <w:jc w:val="both"/>
        <w:rPr>
          <w:sz w:val="28"/>
          <w:szCs w:val="28"/>
        </w:rPr>
      </w:pPr>
    </w:p>
    <w:p w14:paraId="3C290D4C" w14:textId="77777777" w:rsidR="00027871" w:rsidRDefault="00000000">
      <w:pPr>
        <w:jc w:val="both"/>
        <w:rPr>
          <w:sz w:val="28"/>
          <w:szCs w:val="28"/>
        </w:rPr>
      </w:pPr>
      <w:r>
        <w:rPr>
          <w:sz w:val="28"/>
          <w:szCs w:val="28"/>
        </w:rPr>
        <w:t>Користувач має мати змогу переглянути деталі кожної закупівлі.</w:t>
      </w:r>
    </w:p>
    <w:p w14:paraId="0DEFDE40" w14:textId="77777777" w:rsidR="00027871" w:rsidRDefault="00000000">
      <w:pPr>
        <w:jc w:val="both"/>
        <w:rPr>
          <w:sz w:val="28"/>
          <w:szCs w:val="28"/>
        </w:rPr>
      </w:pPr>
      <w:r>
        <w:rPr>
          <w:sz w:val="28"/>
          <w:szCs w:val="28"/>
        </w:rPr>
        <w:t>Деталі Закупівлі мають містити наступні дані:</w:t>
      </w:r>
    </w:p>
    <w:p w14:paraId="462DF539" w14:textId="77777777" w:rsidR="00027871" w:rsidRDefault="00000000">
      <w:pPr>
        <w:numPr>
          <w:ilvl w:val="0"/>
          <w:numId w:val="31"/>
        </w:numPr>
        <w:jc w:val="both"/>
        <w:rPr>
          <w:sz w:val="28"/>
          <w:szCs w:val="28"/>
        </w:rPr>
      </w:pPr>
      <w:r>
        <w:rPr>
          <w:sz w:val="28"/>
          <w:szCs w:val="28"/>
        </w:rPr>
        <w:t>Проект під який створено Закупівлю (його унікальний номер або ID)</w:t>
      </w:r>
    </w:p>
    <w:p w14:paraId="6C25597B" w14:textId="77777777" w:rsidR="00027871" w:rsidRDefault="00000000">
      <w:pPr>
        <w:numPr>
          <w:ilvl w:val="0"/>
          <w:numId w:val="31"/>
        </w:numPr>
        <w:jc w:val="both"/>
        <w:rPr>
          <w:sz w:val="28"/>
          <w:szCs w:val="28"/>
        </w:rPr>
      </w:pPr>
      <w:r>
        <w:rPr>
          <w:sz w:val="28"/>
          <w:szCs w:val="28"/>
        </w:rPr>
        <w:t>Дата створення Закупівлі</w:t>
      </w:r>
    </w:p>
    <w:p w14:paraId="6FE6B25A" w14:textId="77777777" w:rsidR="00027871" w:rsidRDefault="00000000">
      <w:pPr>
        <w:numPr>
          <w:ilvl w:val="0"/>
          <w:numId w:val="31"/>
        </w:numPr>
        <w:jc w:val="both"/>
        <w:rPr>
          <w:sz w:val="28"/>
          <w:szCs w:val="28"/>
        </w:rPr>
      </w:pPr>
      <w:r>
        <w:rPr>
          <w:sz w:val="28"/>
          <w:szCs w:val="28"/>
        </w:rPr>
        <w:t>Прогнозована Постачальником дата доставки матеріалів</w:t>
      </w:r>
    </w:p>
    <w:p w14:paraId="00550B7A" w14:textId="77777777" w:rsidR="00027871" w:rsidRDefault="00000000">
      <w:pPr>
        <w:numPr>
          <w:ilvl w:val="0"/>
          <w:numId w:val="31"/>
        </w:numPr>
        <w:jc w:val="both"/>
        <w:rPr>
          <w:sz w:val="28"/>
          <w:szCs w:val="28"/>
        </w:rPr>
      </w:pPr>
      <w:r>
        <w:rPr>
          <w:sz w:val="28"/>
          <w:szCs w:val="28"/>
        </w:rPr>
        <w:t>Найменування матеріалів/фурнітури</w:t>
      </w:r>
    </w:p>
    <w:p w14:paraId="59A606A2" w14:textId="77777777" w:rsidR="00027871" w:rsidRDefault="00000000">
      <w:pPr>
        <w:numPr>
          <w:ilvl w:val="0"/>
          <w:numId w:val="31"/>
        </w:numPr>
        <w:jc w:val="both"/>
        <w:rPr>
          <w:sz w:val="28"/>
          <w:szCs w:val="28"/>
        </w:rPr>
      </w:pPr>
      <w:r>
        <w:rPr>
          <w:sz w:val="28"/>
          <w:szCs w:val="28"/>
        </w:rPr>
        <w:t>Артикули матеріалів/фурнітури</w:t>
      </w:r>
    </w:p>
    <w:p w14:paraId="51596159" w14:textId="77777777" w:rsidR="00027871" w:rsidRDefault="00000000">
      <w:pPr>
        <w:numPr>
          <w:ilvl w:val="0"/>
          <w:numId w:val="31"/>
        </w:numPr>
        <w:jc w:val="both"/>
        <w:rPr>
          <w:sz w:val="28"/>
          <w:szCs w:val="28"/>
        </w:rPr>
      </w:pPr>
      <w:r>
        <w:rPr>
          <w:sz w:val="28"/>
          <w:szCs w:val="28"/>
        </w:rPr>
        <w:t>Постачальник (контактні дані, сайт, посилання на каталог)</w:t>
      </w:r>
    </w:p>
    <w:p w14:paraId="6CF87C27" w14:textId="77777777" w:rsidR="00027871" w:rsidRDefault="00000000">
      <w:pPr>
        <w:numPr>
          <w:ilvl w:val="0"/>
          <w:numId w:val="31"/>
        </w:numPr>
        <w:jc w:val="both"/>
        <w:rPr>
          <w:sz w:val="28"/>
          <w:szCs w:val="28"/>
        </w:rPr>
      </w:pPr>
      <w:r>
        <w:rPr>
          <w:sz w:val="28"/>
          <w:szCs w:val="28"/>
        </w:rPr>
        <w:t>Кількість яка замовлена по кожному артикулу</w:t>
      </w:r>
    </w:p>
    <w:p w14:paraId="13BFE8CB" w14:textId="77777777" w:rsidR="00027871" w:rsidRDefault="00000000">
      <w:pPr>
        <w:numPr>
          <w:ilvl w:val="0"/>
          <w:numId w:val="31"/>
        </w:numPr>
        <w:jc w:val="both"/>
        <w:rPr>
          <w:sz w:val="28"/>
          <w:szCs w:val="28"/>
        </w:rPr>
      </w:pPr>
      <w:r>
        <w:rPr>
          <w:sz w:val="28"/>
          <w:szCs w:val="28"/>
        </w:rPr>
        <w:t xml:space="preserve">Вартість за одиницю </w:t>
      </w:r>
    </w:p>
    <w:p w14:paraId="44527AB4" w14:textId="77777777" w:rsidR="00027871" w:rsidRDefault="00000000">
      <w:pPr>
        <w:numPr>
          <w:ilvl w:val="0"/>
          <w:numId w:val="31"/>
        </w:numPr>
        <w:jc w:val="both"/>
        <w:rPr>
          <w:sz w:val="28"/>
          <w:szCs w:val="28"/>
        </w:rPr>
      </w:pPr>
      <w:r>
        <w:rPr>
          <w:sz w:val="28"/>
          <w:szCs w:val="28"/>
        </w:rPr>
        <w:t>Загальна вартість по кожній позиції</w:t>
      </w:r>
    </w:p>
    <w:p w14:paraId="2B3A25C1" w14:textId="77777777" w:rsidR="00027871" w:rsidRDefault="00000000">
      <w:pPr>
        <w:numPr>
          <w:ilvl w:val="0"/>
          <w:numId w:val="31"/>
        </w:numPr>
        <w:jc w:val="both"/>
        <w:rPr>
          <w:sz w:val="28"/>
          <w:szCs w:val="28"/>
        </w:rPr>
      </w:pPr>
      <w:r>
        <w:rPr>
          <w:sz w:val="28"/>
          <w:szCs w:val="28"/>
        </w:rPr>
        <w:t>Загальна сума Закупівлі</w:t>
      </w:r>
    </w:p>
    <w:p w14:paraId="70C73933" w14:textId="77777777" w:rsidR="00027871" w:rsidRDefault="00000000">
      <w:pPr>
        <w:numPr>
          <w:ilvl w:val="0"/>
          <w:numId w:val="31"/>
        </w:numPr>
        <w:jc w:val="both"/>
        <w:rPr>
          <w:sz w:val="28"/>
          <w:szCs w:val="28"/>
        </w:rPr>
      </w:pPr>
      <w:r>
        <w:rPr>
          <w:sz w:val="28"/>
          <w:szCs w:val="28"/>
        </w:rPr>
        <w:t>Вартість доставки</w:t>
      </w:r>
    </w:p>
    <w:p w14:paraId="25EA3C6F" w14:textId="77777777" w:rsidR="00027871" w:rsidRDefault="00000000">
      <w:pPr>
        <w:numPr>
          <w:ilvl w:val="0"/>
          <w:numId w:val="31"/>
        </w:numPr>
        <w:jc w:val="both"/>
        <w:rPr>
          <w:sz w:val="28"/>
          <w:szCs w:val="28"/>
        </w:rPr>
      </w:pPr>
      <w:r>
        <w:rPr>
          <w:sz w:val="28"/>
          <w:szCs w:val="28"/>
        </w:rPr>
        <w:t>Статус оплати Закупівлі (оплачено, не оплачено, частково оплачено)</w:t>
      </w:r>
    </w:p>
    <w:p w14:paraId="261D3F2C" w14:textId="77777777" w:rsidR="00027871" w:rsidRDefault="00000000">
      <w:pPr>
        <w:numPr>
          <w:ilvl w:val="0"/>
          <w:numId w:val="31"/>
        </w:numPr>
        <w:jc w:val="both"/>
        <w:rPr>
          <w:sz w:val="28"/>
          <w:szCs w:val="28"/>
        </w:rPr>
      </w:pPr>
      <w:r>
        <w:rPr>
          <w:sz w:val="28"/>
          <w:szCs w:val="28"/>
        </w:rPr>
        <w:t>Прикріплені Файли ТТН і інші необхідні супровідні документи</w:t>
      </w:r>
    </w:p>
    <w:p w14:paraId="4B0D5473" w14:textId="77777777" w:rsidR="00027871" w:rsidRDefault="00027871">
      <w:pPr>
        <w:jc w:val="both"/>
        <w:rPr>
          <w:sz w:val="28"/>
          <w:szCs w:val="28"/>
        </w:rPr>
      </w:pPr>
    </w:p>
    <w:p w14:paraId="596D94F8" w14:textId="77777777" w:rsidR="00027871" w:rsidRDefault="00000000">
      <w:pPr>
        <w:jc w:val="both"/>
        <w:rPr>
          <w:sz w:val="28"/>
          <w:szCs w:val="28"/>
        </w:rPr>
      </w:pPr>
      <w:r>
        <w:rPr>
          <w:sz w:val="28"/>
          <w:szCs w:val="28"/>
        </w:rPr>
        <w:t>Шлях користувача у системі</w:t>
      </w:r>
    </w:p>
    <w:p w14:paraId="5BF8DC16" w14:textId="77777777" w:rsidR="00027871" w:rsidRDefault="00027871">
      <w:pPr>
        <w:jc w:val="both"/>
        <w:rPr>
          <w:sz w:val="28"/>
          <w:szCs w:val="28"/>
        </w:rPr>
      </w:pPr>
    </w:p>
    <w:p w14:paraId="75202AB4" w14:textId="77777777" w:rsidR="00027871" w:rsidRDefault="00000000">
      <w:pPr>
        <w:jc w:val="both"/>
        <w:rPr>
          <w:sz w:val="28"/>
          <w:szCs w:val="28"/>
        </w:rPr>
      </w:pPr>
      <w:r>
        <w:rPr>
          <w:sz w:val="28"/>
          <w:szCs w:val="28"/>
        </w:rPr>
        <w:t xml:space="preserve">Користувач, відповідальний за закупівлі, має бачити в системі список оформлених закупівель. </w:t>
      </w:r>
    </w:p>
    <w:p w14:paraId="6E133F1D" w14:textId="77777777" w:rsidR="00027871" w:rsidRDefault="00027871">
      <w:pPr>
        <w:jc w:val="both"/>
        <w:rPr>
          <w:sz w:val="28"/>
          <w:szCs w:val="28"/>
        </w:rPr>
      </w:pPr>
    </w:p>
    <w:p w14:paraId="736921F6" w14:textId="77777777" w:rsidR="00027871" w:rsidRDefault="00000000">
      <w:pPr>
        <w:jc w:val="both"/>
        <w:rPr>
          <w:sz w:val="28"/>
          <w:szCs w:val="28"/>
        </w:rPr>
      </w:pPr>
      <w:r>
        <w:rPr>
          <w:sz w:val="28"/>
          <w:szCs w:val="28"/>
        </w:rPr>
        <w:t>Користувач має мати змогу відфільтрувати список за:</w:t>
      </w:r>
    </w:p>
    <w:p w14:paraId="2348BFE6" w14:textId="77777777" w:rsidR="00027871" w:rsidRDefault="00000000">
      <w:pPr>
        <w:numPr>
          <w:ilvl w:val="0"/>
          <w:numId w:val="8"/>
        </w:numPr>
        <w:jc w:val="both"/>
        <w:rPr>
          <w:sz w:val="28"/>
          <w:szCs w:val="28"/>
        </w:rPr>
      </w:pPr>
      <w:r>
        <w:rPr>
          <w:sz w:val="28"/>
          <w:szCs w:val="28"/>
        </w:rPr>
        <w:t>датою створення чи останнього оновлення</w:t>
      </w:r>
    </w:p>
    <w:p w14:paraId="38F692D4" w14:textId="77777777" w:rsidR="00027871" w:rsidRDefault="00000000">
      <w:pPr>
        <w:numPr>
          <w:ilvl w:val="0"/>
          <w:numId w:val="8"/>
        </w:numPr>
        <w:jc w:val="both"/>
        <w:rPr>
          <w:sz w:val="28"/>
          <w:szCs w:val="28"/>
        </w:rPr>
      </w:pPr>
      <w:r>
        <w:rPr>
          <w:sz w:val="28"/>
          <w:szCs w:val="28"/>
        </w:rPr>
        <w:t>за постачальником</w:t>
      </w:r>
    </w:p>
    <w:p w14:paraId="666B924D" w14:textId="77777777" w:rsidR="00027871" w:rsidRDefault="00000000">
      <w:pPr>
        <w:numPr>
          <w:ilvl w:val="0"/>
          <w:numId w:val="8"/>
        </w:numPr>
        <w:jc w:val="both"/>
        <w:rPr>
          <w:sz w:val="28"/>
          <w:szCs w:val="28"/>
        </w:rPr>
      </w:pPr>
      <w:r>
        <w:rPr>
          <w:sz w:val="28"/>
          <w:szCs w:val="28"/>
        </w:rPr>
        <w:t>за проектом</w:t>
      </w:r>
    </w:p>
    <w:p w14:paraId="47D87228" w14:textId="77777777" w:rsidR="00027871" w:rsidRDefault="00000000">
      <w:pPr>
        <w:numPr>
          <w:ilvl w:val="0"/>
          <w:numId w:val="8"/>
        </w:numPr>
        <w:jc w:val="both"/>
        <w:rPr>
          <w:sz w:val="28"/>
          <w:szCs w:val="28"/>
        </w:rPr>
      </w:pPr>
      <w:r>
        <w:rPr>
          <w:sz w:val="28"/>
          <w:szCs w:val="28"/>
        </w:rPr>
        <w:t>за статусом закупівлі</w:t>
      </w:r>
    </w:p>
    <w:p w14:paraId="55A04EBC" w14:textId="77777777" w:rsidR="00027871" w:rsidRDefault="00027871">
      <w:pPr>
        <w:jc w:val="both"/>
        <w:rPr>
          <w:sz w:val="28"/>
          <w:szCs w:val="28"/>
        </w:rPr>
      </w:pPr>
    </w:p>
    <w:p w14:paraId="01F952D9" w14:textId="77777777" w:rsidR="00027871" w:rsidRDefault="00000000">
      <w:pPr>
        <w:jc w:val="both"/>
        <w:rPr>
          <w:sz w:val="28"/>
          <w:szCs w:val="28"/>
        </w:rPr>
      </w:pPr>
      <w:r>
        <w:rPr>
          <w:sz w:val="28"/>
          <w:szCs w:val="28"/>
        </w:rPr>
        <w:t xml:space="preserve">Користувач має мати змогу скористатись пошуком через ключове слово чи унікальний номер закупівлі. </w:t>
      </w:r>
    </w:p>
    <w:p w14:paraId="54EC0C6C" w14:textId="77777777" w:rsidR="00027871" w:rsidRDefault="00027871">
      <w:pPr>
        <w:jc w:val="both"/>
        <w:rPr>
          <w:sz w:val="28"/>
          <w:szCs w:val="28"/>
        </w:rPr>
      </w:pPr>
    </w:p>
    <w:p w14:paraId="7EA570E9" w14:textId="77777777" w:rsidR="00027871" w:rsidRDefault="00000000">
      <w:pPr>
        <w:jc w:val="both"/>
        <w:rPr>
          <w:sz w:val="28"/>
          <w:szCs w:val="28"/>
        </w:rPr>
      </w:pPr>
      <w:r>
        <w:rPr>
          <w:sz w:val="28"/>
          <w:szCs w:val="28"/>
        </w:rPr>
        <w:t xml:space="preserve">Користувач має мати змогу бачити і змінювати статуси кожної Закупівлі. </w:t>
      </w:r>
    </w:p>
    <w:p w14:paraId="2BE99E25" w14:textId="77777777" w:rsidR="00027871" w:rsidRDefault="00027871">
      <w:pPr>
        <w:jc w:val="both"/>
        <w:rPr>
          <w:sz w:val="28"/>
          <w:szCs w:val="28"/>
        </w:rPr>
      </w:pPr>
    </w:p>
    <w:p w14:paraId="3C64C2E4" w14:textId="77777777" w:rsidR="00027871" w:rsidRDefault="00000000">
      <w:pPr>
        <w:jc w:val="both"/>
        <w:rPr>
          <w:sz w:val="28"/>
          <w:szCs w:val="28"/>
        </w:rPr>
      </w:pPr>
      <w:commentRangeStart w:id="110"/>
      <w:r>
        <w:rPr>
          <w:sz w:val="28"/>
          <w:szCs w:val="28"/>
        </w:rPr>
        <w:t>Статуси закупівель:</w:t>
      </w:r>
      <w:commentRangeEnd w:id="110"/>
      <w:r>
        <w:rPr>
          <w:rStyle w:val="ab"/>
          <w:sz w:val="28"/>
          <w:szCs w:val="28"/>
        </w:rPr>
        <w:commentReference w:id="110"/>
      </w:r>
    </w:p>
    <w:p w14:paraId="00956951" w14:textId="77777777" w:rsidR="00027871" w:rsidRDefault="00027871">
      <w:pPr>
        <w:jc w:val="both"/>
        <w:rPr>
          <w:sz w:val="28"/>
          <w:szCs w:val="28"/>
        </w:rPr>
      </w:pPr>
    </w:p>
    <w:p w14:paraId="7EF5FCA6" w14:textId="77777777" w:rsidR="00027871" w:rsidRDefault="00000000">
      <w:pPr>
        <w:numPr>
          <w:ilvl w:val="0"/>
          <w:numId w:val="14"/>
        </w:numPr>
        <w:jc w:val="both"/>
        <w:rPr>
          <w:sz w:val="28"/>
          <w:szCs w:val="28"/>
          <w:highlight w:val="yellow"/>
        </w:rPr>
      </w:pPr>
      <w:r>
        <w:rPr>
          <w:sz w:val="28"/>
          <w:szCs w:val="28"/>
          <w:highlight w:val="yellow"/>
        </w:rPr>
        <w:t>Нове - закупівля створена в системі та передана до постачальника</w:t>
      </w:r>
    </w:p>
    <w:p w14:paraId="3DEA5D4C" w14:textId="77777777" w:rsidR="00027871" w:rsidRDefault="00000000">
      <w:pPr>
        <w:numPr>
          <w:ilvl w:val="0"/>
          <w:numId w:val="14"/>
        </w:numPr>
        <w:jc w:val="both"/>
        <w:rPr>
          <w:sz w:val="28"/>
          <w:szCs w:val="28"/>
          <w:highlight w:val="yellow"/>
        </w:rPr>
      </w:pPr>
      <w:r>
        <w:rPr>
          <w:sz w:val="28"/>
          <w:szCs w:val="28"/>
          <w:highlight w:val="yellow"/>
        </w:rPr>
        <w:t>Підтверджено - постачальник підтвердив наявність необхідних матеріалів в потрібній кількості і може здійснити відправку</w:t>
      </w:r>
    </w:p>
    <w:p w14:paraId="630A0EB0" w14:textId="77777777" w:rsidR="00027871" w:rsidRDefault="00000000">
      <w:pPr>
        <w:numPr>
          <w:ilvl w:val="0"/>
          <w:numId w:val="14"/>
        </w:numPr>
        <w:jc w:val="both"/>
        <w:rPr>
          <w:sz w:val="28"/>
          <w:szCs w:val="28"/>
          <w:highlight w:val="yellow"/>
        </w:rPr>
      </w:pPr>
      <w:r>
        <w:rPr>
          <w:sz w:val="28"/>
          <w:szCs w:val="28"/>
          <w:highlight w:val="yellow"/>
        </w:rPr>
        <w:t>В транзиті - закупівля перебуває в процесі доставки</w:t>
      </w:r>
    </w:p>
    <w:p w14:paraId="13E26D3A" w14:textId="77777777" w:rsidR="00027871" w:rsidRDefault="00000000">
      <w:pPr>
        <w:numPr>
          <w:ilvl w:val="0"/>
          <w:numId w:val="14"/>
        </w:numPr>
        <w:jc w:val="both"/>
        <w:rPr>
          <w:sz w:val="28"/>
          <w:szCs w:val="28"/>
          <w:highlight w:val="yellow"/>
        </w:rPr>
      </w:pPr>
      <w:r>
        <w:rPr>
          <w:sz w:val="28"/>
          <w:szCs w:val="28"/>
          <w:highlight w:val="yellow"/>
        </w:rPr>
        <w:t>Отримано - закупівля прибула до складу і завскладу здійснив отримання, після чого закуплені матеріали переходять до відомства Складу і рахуються частиною Складу</w:t>
      </w:r>
    </w:p>
    <w:p w14:paraId="70850423" w14:textId="77777777" w:rsidR="00027871" w:rsidRDefault="00000000">
      <w:pPr>
        <w:numPr>
          <w:ilvl w:val="0"/>
          <w:numId w:val="14"/>
        </w:numPr>
        <w:jc w:val="both"/>
        <w:rPr>
          <w:sz w:val="28"/>
          <w:szCs w:val="28"/>
          <w:highlight w:val="yellow"/>
        </w:rPr>
      </w:pPr>
      <w:r>
        <w:rPr>
          <w:sz w:val="28"/>
          <w:szCs w:val="28"/>
          <w:highlight w:val="yellow"/>
        </w:rPr>
        <w:t xml:space="preserve">Затримується - в тому випадку, якщо до певної дати, яка була прогнозована як дата доставки, статус Закупівлі в системі не змінився на Отримано/Завершено, система має автоматично присвоїти Закупівлі статус “Затримується”. </w:t>
      </w:r>
      <w:r>
        <w:rPr>
          <w:sz w:val="28"/>
          <w:szCs w:val="28"/>
          <w:highlight w:val="yellow"/>
        </w:rPr>
        <w:br/>
      </w:r>
      <w:r>
        <w:rPr>
          <w:sz w:val="28"/>
          <w:szCs w:val="28"/>
        </w:rPr>
        <w:br/>
        <w:t xml:space="preserve">Головними користувачами модуля Закупівлі будуть: </w:t>
      </w:r>
    </w:p>
    <w:p w14:paraId="39FCAA27" w14:textId="77777777" w:rsidR="00027871" w:rsidRDefault="00000000">
      <w:pPr>
        <w:numPr>
          <w:ilvl w:val="0"/>
          <w:numId w:val="14"/>
        </w:numPr>
        <w:jc w:val="both"/>
        <w:rPr>
          <w:sz w:val="28"/>
          <w:szCs w:val="28"/>
        </w:rPr>
      </w:pPr>
      <w:r>
        <w:rPr>
          <w:sz w:val="28"/>
          <w:szCs w:val="28"/>
        </w:rPr>
        <w:t>Менеджер з закупівель (оформляє замовлення/закупівлю відповідно до інвентаризації, або наявності матеріалів на складі, і калькуляції виробу)</w:t>
      </w:r>
    </w:p>
    <w:p w14:paraId="2D186253" w14:textId="77777777" w:rsidR="00027871" w:rsidRDefault="00000000">
      <w:pPr>
        <w:numPr>
          <w:ilvl w:val="0"/>
          <w:numId w:val="14"/>
        </w:numPr>
        <w:jc w:val="both"/>
        <w:rPr>
          <w:sz w:val="28"/>
          <w:szCs w:val="28"/>
        </w:rPr>
      </w:pPr>
      <w:r>
        <w:rPr>
          <w:sz w:val="28"/>
          <w:szCs w:val="28"/>
        </w:rPr>
        <w:t>Бухгалтер (оплачує рахунки на закупівлю, створює/додає в систему відповідні супровідні документи)</w:t>
      </w:r>
    </w:p>
    <w:p w14:paraId="1B80E0EC" w14:textId="77777777" w:rsidR="00027871" w:rsidRDefault="00000000">
      <w:pPr>
        <w:numPr>
          <w:ilvl w:val="0"/>
          <w:numId w:val="14"/>
        </w:numPr>
        <w:jc w:val="both"/>
        <w:rPr>
          <w:sz w:val="28"/>
          <w:szCs w:val="28"/>
        </w:rPr>
      </w:pPr>
      <w:r>
        <w:rPr>
          <w:sz w:val="28"/>
          <w:szCs w:val="28"/>
        </w:rPr>
        <w:t>Завсклад (відстежує закупівлі, заводить в систему отримані матеріали).</w:t>
      </w:r>
    </w:p>
    <w:p w14:paraId="3A417E40" w14:textId="77777777" w:rsidR="00027871" w:rsidRDefault="00027871">
      <w:pPr>
        <w:jc w:val="both"/>
        <w:rPr>
          <w:sz w:val="28"/>
          <w:szCs w:val="28"/>
        </w:rPr>
      </w:pPr>
    </w:p>
    <w:p w14:paraId="7D951FC8" w14:textId="77777777" w:rsidR="00027871" w:rsidRDefault="00000000">
      <w:pPr>
        <w:jc w:val="both"/>
        <w:rPr>
          <w:sz w:val="28"/>
          <w:szCs w:val="28"/>
        </w:rPr>
      </w:pPr>
      <w:r>
        <w:rPr>
          <w:sz w:val="28"/>
          <w:szCs w:val="28"/>
        </w:rPr>
        <w:t xml:space="preserve">Кожна із закупівель має містити інформацію про оплату. </w:t>
      </w:r>
    </w:p>
    <w:p w14:paraId="5CF1473F" w14:textId="77777777" w:rsidR="00027871" w:rsidRDefault="00000000">
      <w:pPr>
        <w:jc w:val="both"/>
        <w:rPr>
          <w:sz w:val="28"/>
          <w:szCs w:val="28"/>
        </w:rPr>
      </w:pPr>
      <w:r>
        <w:rPr>
          <w:sz w:val="28"/>
          <w:szCs w:val="28"/>
        </w:rPr>
        <w:t xml:space="preserve">При створенні закупівлі, створюється завдання до бухгалтера на оплату. Бухгалтер має змогу переглянути деталі закупівлі. Після здійснення оплати, бухгалтер має вказати/відзначити закупівлю як Оплачено. </w:t>
      </w:r>
    </w:p>
    <w:p w14:paraId="2F472503" w14:textId="77777777" w:rsidR="00027871" w:rsidRDefault="00000000">
      <w:pPr>
        <w:jc w:val="both"/>
        <w:rPr>
          <w:sz w:val="28"/>
          <w:szCs w:val="28"/>
        </w:rPr>
      </w:pPr>
      <w:r>
        <w:rPr>
          <w:sz w:val="28"/>
          <w:szCs w:val="28"/>
        </w:rPr>
        <w:lastRenderedPageBreak/>
        <w:t xml:space="preserve">Користувач у ролі Бухгалтера має отримати сповіщення, що було створено Закупівлю, по якій необхідно провести оплату. Детальніше - у розділі </w:t>
      </w:r>
      <w:hyperlink w:anchor="_jhpc3hgten7f">
        <w:r>
          <w:rPr>
            <w:color w:val="1155CC"/>
            <w:sz w:val="28"/>
            <w:szCs w:val="28"/>
            <w:u w:val="single"/>
          </w:rPr>
          <w:t>Сповіщення</w:t>
        </w:r>
      </w:hyperlink>
      <w:r>
        <w:rPr>
          <w:sz w:val="28"/>
          <w:szCs w:val="28"/>
        </w:rPr>
        <w:t>.</w:t>
      </w:r>
    </w:p>
    <w:p w14:paraId="5763B7DC" w14:textId="77777777" w:rsidR="00027871" w:rsidRDefault="00027871">
      <w:pPr>
        <w:jc w:val="both"/>
        <w:rPr>
          <w:sz w:val="28"/>
          <w:szCs w:val="28"/>
        </w:rPr>
      </w:pPr>
    </w:p>
    <w:p w14:paraId="27914F9C" w14:textId="77777777" w:rsidR="00027871" w:rsidRDefault="00000000">
      <w:pPr>
        <w:jc w:val="both"/>
        <w:rPr>
          <w:sz w:val="28"/>
          <w:szCs w:val="28"/>
        </w:rPr>
      </w:pPr>
      <w:r>
        <w:rPr>
          <w:sz w:val="28"/>
          <w:szCs w:val="28"/>
        </w:rPr>
        <w:t>Завсклад має мати змогу бачити всі закупівлі.</w:t>
      </w:r>
    </w:p>
    <w:p w14:paraId="0CA7E19A" w14:textId="77777777" w:rsidR="00027871" w:rsidRDefault="00027871">
      <w:pPr>
        <w:jc w:val="both"/>
        <w:rPr>
          <w:sz w:val="28"/>
          <w:szCs w:val="28"/>
        </w:rPr>
      </w:pPr>
    </w:p>
    <w:p w14:paraId="1F8680D4" w14:textId="77777777" w:rsidR="00027871" w:rsidRDefault="00000000">
      <w:pPr>
        <w:jc w:val="both"/>
        <w:rPr>
          <w:sz w:val="28"/>
          <w:szCs w:val="28"/>
        </w:rPr>
      </w:pPr>
      <w:r>
        <w:rPr>
          <w:sz w:val="28"/>
          <w:szCs w:val="28"/>
        </w:rPr>
        <w:t>При потребі користувач може відфільтрувати закупівлі в статусі В транзиті і при отриманні поставок користуватись суто цим списком.</w:t>
      </w:r>
    </w:p>
    <w:p w14:paraId="0608FB1E" w14:textId="77777777" w:rsidR="00027871" w:rsidRDefault="00000000">
      <w:pPr>
        <w:jc w:val="both"/>
        <w:rPr>
          <w:sz w:val="28"/>
          <w:szCs w:val="28"/>
        </w:rPr>
      </w:pPr>
      <w:r>
        <w:rPr>
          <w:sz w:val="28"/>
          <w:szCs w:val="28"/>
        </w:rPr>
        <w:t xml:space="preserve">При отриманні поставок користувач може змінити статус закупівлі на Отримано, що означатиме що матеріали по цій закупівлі прибули від постачальника. </w:t>
      </w:r>
    </w:p>
    <w:p w14:paraId="219666EC" w14:textId="77777777" w:rsidR="00027871" w:rsidRDefault="00027871">
      <w:pPr>
        <w:jc w:val="both"/>
        <w:rPr>
          <w:sz w:val="28"/>
          <w:szCs w:val="28"/>
        </w:rPr>
      </w:pPr>
    </w:p>
    <w:p w14:paraId="21F727FB" w14:textId="77777777" w:rsidR="00027871" w:rsidRDefault="00000000">
      <w:pPr>
        <w:jc w:val="both"/>
        <w:rPr>
          <w:sz w:val="28"/>
          <w:szCs w:val="28"/>
        </w:rPr>
      </w:pPr>
      <w:r>
        <w:rPr>
          <w:sz w:val="28"/>
          <w:szCs w:val="28"/>
        </w:rPr>
        <w:t>Після того як користувач змінив статус закупівлі на Отримано, Закупівля може вважатися успішно завершеною.</w:t>
      </w:r>
    </w:p>
    <w:p w14:paraId="21C57D29" w14:textId="77777777" w:rsidR="00027871" w:rsidRDefault="00027871">
      <w:pPr>
        <w:jc w:val="both"/>
        <w:rPr>
          <w:sz w:val="28"/>
          <w:szCs w:val="28"/>
        </w:rPr>
      </w:pPr>
    </w:p>
    <w:p w14:paraId="305F517B" w14:textId="77777777" w:rsidR="00027871" w:rsidRDefault="00000000">
      <w:pPr>
        <w:pStyle w:val="3"/>
        <w:jc w:val="both"/>
      </w:pPr>
      <w:bookmarkStart w:id="111" w:name="_ust2dq8w8bg0" w:colFirst="0" w:colLast="0"/>
      <w:bookmarkEnd w:id="111"/>
      <w:r>
        <w:t>Графік відшиву - аналітика</w:t>
      </w:r>
    </w:p>
    <w:p w14:paraId="53C5AF61" w14:textId="77777777" w:rsidR="00027871" w:rsidRDefault="00027871">
      <w:pPr>
        <w:jc w:val="both"/>
        <w:rPr>
          <w:b/>
          <w:sz w:val="28"/>
          <w:szCs w:val="28"/>
        </w:rPr>
      </w:pPr>
    </w:p>
    <w:p w14:paraId="61E5F1F4" w14:textId="77777777" w:rsidR="00027871" w:rsidRDefault="00000000">
      <w:pPr>
        <w:jc w:val="both"/>
        <w:rPr>
          <w:sz w:val="28"/>
          <w:szCs w:val="28"/>
        </w:rPr>
      </w:pPr>
      <w:r>
        <w:rPr>
          <w:sz w:val="28"/>
          <w:szCs w:val="28"/>
        </w:rPr>
        <w:t xml:space="preserve">Графік відшиву може відображатись як на дашборді так і на сторінці конкретного проекту. Це потрібно Менеджменту для контролю виробництва і щоб розуміти на якому саме етапі знаходиться Проект і виробництво і яка завантаженість підрозділів.  </w:t>
      </w:r>
    </w:p>
    <w:p w14:paraId="4D80160D" w14:textId="77777777" w:rsidR="00027871" w:rsidRDefault="00027871">
      <w:pPr>
        <w:jc w:val="both"/>
        <w:rPr>
          <w:sz w:val="28"/>
          <w:szCs w:val="28"/>
        </w:rPr>
      </w:pPr>
    </w:p>
    <w:p w14:paraId="45DAC697" w14:textId="77777777" w:rsidR="00027871" w:rsidRDefault="00000000">
      <w:pPr>
        <w:jc w:val="both"/>
        <w:rPr>
          <w:sz w:val="28"/>
          <w:szCs w:val="28"/>
        </w:rPr>
      </w:pPr>
      <w:r>
        <w:rPr>
          <w:sz w:val="28"/>
          <w:szCs w:val="28"/>
        </w:rPr>
        <w:t>Користувач має мати змогу зайти в систему, вибрати певний Проект і побачити дашборд графіку відшиву цього Проекту.</w:t>
      </w:r>
    </w:p>
    <w:p w14:paraId="75016ED6" w14:textId="77777777" w:rsidR="00027871" w:rsidRDefault="00027871">
      <w:pPr>
        <w:jc w:val="both"/>
        <w:rPr>
          <w:sz w:val="28"/>
          <w:szCs w:val="28"/>
        </w:rPr>
      </w:pPr>
    </w:p>
    <w:p w14:paraId="5305FBBB" w14:textId="77777777" w:rsidR="00027871" w:rsidRDefault="00000000">
      <w:pPr>
        <w:jc w:val="both"/>
        <w:rPr>
          <w:sz w:val="28"/>
          <w:szCs w:val="28"/>
        </w:rPr>
      </w:pPr>
      <w:r>
        <w:rPr>
          <w:sz w:val="28"/>
          <w:szCs w:val="28"/>
        </w:rPr>
        <w:t xml:space="preserve">Користувач має мати змогу побачити загальний дашборд з графіками відшиву всіх активних Проектів, які перебувають в процесі виконання. </w:t>
      </w:r>
    </w:p>
    <w:p w14:paraId="279715AB" w14:textId="77777777" w:rsidR="00027871" w:rsidRDefault="00027871">
      <w:pPr>
        <w:jc w:val="both"/>
        <w:rPr>
          <w:sz w:val="28"/>
          <w:szCs w:val="28"/>
        </w:rPr>
      </w:pPr>
    </w:p>
    <w:p w14:paraId="6A2707B4" w14:textId="77777777" w:rsidR="00027871" w:rsidRDefault="00000000">
      <w:pPr>
        <w:jc w:val="both"/>
        <w:rPr>
          <w:sz w:val="28"/>
          <w:szCs w:val="28"/>
        </w:rPr>
      </w:pPr>
      <w:r>
        <w:rPr>
          <w:sz w:val="28"/>
          <w:szCs w:val="28"/>
        </w:rPr>
        <w:t xml:space="preserve">Користувач має мати змогу відсортувати Проекти по даті завершення (найближча, найвіддаленіша), по обсягу виконаної роботи (найменше - найбільше). </w:t>
      </w:r>
    </w:p>
    <w:p w14:paraId="765F6246" w14:textId="77777777" w:rsidR="00027871" w:rsidRDefault="00027871">
      <w:pPr>
        <w:jc w:val="both"/>
        <w:rPr>
          <w:sz w:val="28"/>
          <w:szCs w:val="28"/>
        </w:rPr>
      </w:pPr>
    </w:p>
    <w:p w14:paraId="444A081F" w14:textId="77777777" w:rsidR="00027871" w:rsidRDefault="00000000">
      <w:pPr>
        <w:jc w:val="both"/>
        <w:rPr>
          <w:sz w:val="28"/>
          <w:szCs w:val="28"/>
        </w:rPr>
      </w:pPr>
      <w:r>
        <w:rPr>
          <w:sz w:val="28"/>
          <w:szCs w:val="28"/>
        </w:rPr>
        <w:t>Дашборд графіку відшиву має містити такі дані для відображення:</w:t>
      </w:r>
    </w:p>
    <w:p w14:paraId="67266E4B" w14:textId="77777777" w:rsidR="00027871" w:rsidRDefault="00000000">
      <w:pPr>
        <w:numPr>
          <w:ilvl w:val="0"/>
          <w:numId w:val="11"/>
        </w:numPr>
        <w:jc w:val="both"/>
        <w:rPr>
          <w:sz w:val="28"/>
          <w:szCs w:val="28"/>
        </w:rPr>
      </w:pPr>
      <w:r>
        <w:rPr>
          <w:sz w:val="28"/>
          <w:szCs w:val="28"/>
        </w:rPr>
        <w:t>Проект (ID, назва)</w:t>
      </w:r>
    </w:p>
    <w:p w14:paraId="486215B4" w14:textId="77777777" w:rsidR="00027871" w:rsidRDefault="00000000">
      <w:pPr>
        <w:numPr>
          <w:ilvl w:val="0"/>
          <w:numId w:val="11"/>
        </w:numPr>
        <w:jc w:val="both"/>
        <w:rPr>
          <w:sz w:val="28"/>
          <w:szCs w:val="28"/>
        </w:rPr>
      </w:pPr>
      <w:r>
        <w:rPr>
          <w:sz w:val="28"/>
          <w:szCs w:val="28"/>
        </w:rPr>
        <w:lastRenderedPageBreak/>
        <w:t>Найменування виробу/виробів</w:t>
      </w:r>
    </w:p>
    <w:p w14:paraId="75E767CA" w14:textId="77777777" w:rsidR="00027871" w:rsidRDefault="00000000">
      <w:pPr>
        <w:numPr>
          <w:ilvl w:val="0"/>
          <w:numId w:val="11"/>
        </w:numPr>
        <w:jc w:val="both"/>
        <w:rPr>
          <w:sz w:val="28"/>
          <w:szCs w:val="28"/>
        </w:rPr>
      </w:pPr>
      <w:r>
        <w:rPr>
          <w:sz w:val="28"/>
          <w:szCs w:val="28"/>
        </w:rPr>
        <w:t>Розмір партії  - кількість замовлених одиниць загалом і по кожному виробу</w:t>
      </w:r>
    </w:p>
    <w:p w14:paraId="4985A293" w14:textId="77777777" w:rsidR="00027871" w:rsidRDefault="00000000">
      <w:pPr>
        <w:numPr>
          <w:ilvl w:val="0"/>
          <w:numId w:val="11"/>
        </w:numPr>
        <w:jc w:val="both"/>
        <w:rPr>
          <w:sz w:val="28"/>
          <w:szCs w:val="28"/>
        </w:rPr>
      </w:pPr>
      <w:r>
        <w:rPr>
          <w:sz w:val="28"/>
          <w:szCs w:val="28"/>
        </w:rPr>
        <w:t>Кількість готових виробів на даний момент - на день перегляду даних</w:t>
      </w:r>
    </w:p>
    <w:p w14:paraId="26BAB45A" w14:textId="77777777" w:rsidR="00027871" w:rsidRDefault="00000000">
      <w:pPr>
        <w:numPr>
          <w:ilvl w:val="0"/>
          <w:numId w:val="11"/>
        </w:numPr>
        <w:jc w:val="both"/>
        <w:rPr>
          <w:sz w:val="28"/>
          <w:szCs w:val="28"/>
        </w:rPr>
      </w:pPr>
      <w:r>
        <w:rPr>
          <w:sz w:val="28"/>
          <w:szCs w:val="28"/>
        </w:rPr>
        <w:t>Дата початку виробництва</w:t>
      </w:r>
    </w:p>
    <w:p w14:paraId="63A59717" w14:textId="77777777" w:rsidR="00027871" w:rsidRDefault="00000000">
      <w:pPr>
        <w:numPr>
          <w:ilvl w:val="0"/>
          <w:numId w:val="11"/>
        </w:numPr>
        <w:jc w:val="both"/>
        <w:rPr>
          <w:sz w:val="28"/>
          <w:szCs w:val="28"/>
        </w:rPr>
      </w:pPr>
      <w:r>
        <w:rPr>
          <w:sz w:val="28"/>
          <w:szCs w:val="28"/>
        </w:rPr>
        <w:t>Кінцевий термін виконання (встановлений згідно договору)</w:t>
      </w:r>
    </w:p>
    <w:p w14:paraId="62A2489C" w14:textId="77777777" w:rsidR="00027871" w:rsidRDefault="00027871">
      <w:pPr>
        <w:jc w:val="both"/>
        <w:rPr>
          <w:sz w:val="28"/>
          <w:szCs w:val="28"/>
        </w:rPr>
      </w:pPr>
    </w:p>
    <w:p w14:paraId="06C88129" w14:textId="77777777" w:rsidR="00027871" w:rsidRDefault="00000000">
      <w:pPr>
        <w:pStyle w:val="3"/>
        <w:jc w:val="both"/>
      </w:pPr>
      <w:bookmarkStart w:id="112" w:name="_u4lz9fr1inmz" w:colFirst="0" w:colLast="0"/>
      <w:bookmarkEnd w:id="112"/>
      <w:r>
        <w:t>Графік поставок - аналітика</w:t>
      </w:r>
    </w:p>
    <w:p w14:paraId="550FB85E" w14:textId="77777777" w:rsidR="00027871" w:rsidRDefault="00027871">
      <w:pPr>
        <w:jc w:val="both"/>
        <w:rPr>
          <w:b/>
          <w:sz w:val="28"/>
          <w:szCs w:val="28"/>
        </w:rPr>
      </w:pPr>
    </w:p>
    <w:p w14:paraId="5720CA02" w14:textId="77777777" w:rsidR="00027871" w:rsidRDefault="00000000">
      <w:pPr>
        <w:jc w:val="both"/>
        <w:rPr>
          <w:sz w:val="28"/>
          <w:szCs w:val="28"/>
        </w:rPr>
      </w:pPr>
      <w:r>
        <w:rPr>
          <w:sz w:val="28"/>
          <w:szCs w:val="28"/>
        </w:rPr>
        <w:t>Дашборд з Поставками потрібен Менеджерам для контролю закупівель і виробництва - щоб одразу бачити, скільки потрібно замовити матеріалів, скільки вже замовлено, скільки ще потрібно докупити, відповідно до потужностей виробництва (тобто, скільки виробів може зробити за день кожен підрозділ).</w:t>
      </w:r>
    </w:p>
    <w:p w14:paraId="1FF2A318" w14:textId="77777777" w:rsidR="00027871" w:rsidRDefault="00027871">
      <w:pPr>
        <w:jc w:val="both"/>
        <w:rPr>
          <w:b/>
          <w:sz w:val="28"/>
          <w:szCs w:val="28"/>
        </w:rPr>
      </w:pPr>
    </w:p>
    <w:p w14:paraId="3A678691" w14:textId="77777777" w:rsidR="00027871" w:rsidRDefault="00000000">
      <w:pPr>
        <w:jc w:val="both"/>
        <w:rPr>
          <w:sz w:val="28"/>
          <w:szCs w:val="28"/>
        </w:rPr>
      </w:pPr>
      <w:r>
        <w:rPr>
          <w:sz w:val="28"/>
          <w:szCs w:val="28"/>
        </w:rPr>
        <w:t>Користувач має мати змогу зайти в систему, вибрати певний Проект і побачити дашборд Закупівель цього Проекту.</w:t>
      </w:r>
    </w:p>
    <w:p w14:paraId="30A24104" w14:textId="77777777" w:rsidR="00027871" w:rsidRDefault="00027871">
      <w:pPr>
        <w:jc w:val="both"/>
        <w:rPr>
          <w:sz w:val="28"/>
          <w:szCs w:val="28"/>
        </w:rPr>
      </w:pPr>
    </w:p>
    <w:p w14:paraId="5BA51636" w14:textId="77777777" w:rsidR="00027871" w:rsidRDefault="00000000">
      <w:pPr>
        <w:jc w:val="both"/>
        <w:rPr>
          <w:sz w:val="28"/>
          <w:szCs w:val="28"/>
        </w:rPr>
      </w:pPr>
      <w:r>
        <w:rPr>
          <w:sz w:val="28"/>
          <w:szCs w:val="28"/>
        </w:rPr>
        <w:t xml:space="preserve">Користувач має мати змогу побачити загальний дашборд з Закупівлями всіх активних Проектів, які перебувають в процесі виконання. </w:t>
      </w:r>
    </w:p>
    <w:p w14:paraId="6751F4B3" w14:textId="77777777" w:rsidR="00027871" w:rsidRDefault="00027871">
      <w:pPr>
        <w:jc w:val="both"/>
        <w:rPr>
          <w:sz w:val="28"/>
          <w:szCs w:val="28"/>
        </w:rPr>
      </w:pPr>
    </w:p>
    <w:p w14:paraId="4E25641F" w14:textId="77777777" w:rsidR="00027871" w:rsidRDefault="00000000">
      <w:pPr>
        <w:jc w:val="both"/>
        <w:rPr>
          <w:sz w:val="28"/>
          <w:szCs w:val="28"/>
        </w:rPr>
      </w:pPr>
      <w:r>
        <w:rPr>
          <w:sz w:val="28"/>
          <w:szCs w:val="28"/>
        </w:rPr>
        <w:t>Користувач має мати змогу відобразити всі Закупівлі даного проекту у вигляді списку або ж у вигляді календаря.</w:t>
      </w:r>
    </w:p>
    <w:p w14:paraId="0B7EE516" w14:textId="77777777" w:rsidR="00027871" w:rsidRDefault="00027871">
      <w:pPr>
        <w:jc w:val="both"/>
        <w:rPr>
          <w:sz w:val="28"/>
          <w:szCs w:val="28"/>
        </w:rPr>
      </w:pPr>
    </w:p>
    <w:p w14:paraId="1E273F15" w14:textId="77777777" w:rsidR="00027871" w:rsidRDefault="00000000">
      <w:pPr>
        <w:jc w:val="both"/>
        <w:rPr>
          <w:sz w:val="28"/>
          <w:szCs w:val="28"/>
        </w:rPr>
      </w:pPr>
      <w:r>
        <w:rPr>
          <w:sz w:val="28"/>
          <w:szCs w:val="28"/>
        </w:rPr>
        <w:t>Користувач має мати змогу переглянути деталі кожної Закупівлі зі списку.</w:t>
      </w:r>
    </w:p>
    <w:p w14:paraId="62ABC40C" w14:textId="77777777" w:rsidR="00027871" w:rsidRDefault="00027871">
      <w:pPr>
        <w:jc w:val="both"/>
        <w:rPr>
          <w:sz w:val="28"/>
          <w:szCs w:val="28"/>
        </w:rPr>
      </w:pPr>
    </w:p>
    <w:p w14:paraId="728CDBC5" w14:textId="77777777" w:rsidR="00027871" w:rsidRDefault="00000000">
      <w:pPr>
        <w:jc w:val="both"/>
        <w:rPr>
          <w:b/>
          <w:sz w:val="28"/>
          <w:szCs w:val="28"/>
        </w:rPr>
      </w:pPr>
      <w:r>
        <w:rPr>
          <w:sz w:val="28"/>
          <w:szCs w:val="28"/>
        </w:rPr>
        <w:t>Дашборд Закупівель має містити такі дані для відображення:</w:t>
      </w:r>
    </w:p>
    <w:p w14:paraId="20D8057C" w14:textId="77777777" w:rsidR="00027871" w:rsidRDefault="00027871">
      <w:pPr>
        <w:jc w:val="both"/>
        <w:rPr>
          <w:sz w:val="28"/>
          <w:szCs w:val="28"/>
        </w:rPr>
      </w:pPr>
    </w:p>
    <w:p w14:paraId="1A5735B3" w14:textId="77777777" w:rsidR="00027871" w:rsidRDefault="00000000">
      <w:pPr>
        <w:numPr>
          <w:ilvl w:val="0"/>
          <w:numId w:val="11"/>
        </w:numPr>
        <w:jc w:val="both"/>
        <w:rPr>
          <w:sz w:val="28"/>
          <w:szCs w:val="28"/>
        </w:rPr>
      </w:pPr>
      <w:r>
        <w:rPr>
          <w:sz w:val="28"/>
          <w:szCs w:val="28"/>
        </w:rPr>
        <w:t>Проект (ID, назва)</w:t>
      </w:r>
    </w:p>
    <w:p w14:paraId="1EB3CABA" w14:textId="77777777" w:rsidR="00027871" w:rsidRDefault="00000000">
      <w:pPr>
        <w:numPr>
          <w:ilvl w:val="0"/>
          <w:numId w:val="11"/>
        </w:numPr>
        <w:jc w:val="both"/>
        <w:rPr>
          <w:sz w:val="28"/>
          <w:szCs w:val="28"/>
        </w:rPr>
      </w:pPr>
      <w:r>
        <w:rPr>
          <w:sz w:val="28"/>
          <w:szCs w:val="28"/>
        </w:rPr>
        <w:t>Найменування матеріалу/фурнітури і деталі (код, артикул, відповідно до каталогу Замовника)</w:t>
      </w:r>
    </w:p>
    <w:p w14:paraId="72750BF9" w14:textId="77777777" w:rsidR="00027871" w:rsidRDefault="00000000">
      <w:pPr>
        <w:numPr>
          <w:ilvl w:val="0"/>
          <w:numId w:val="11"/>
        </w:numPr>
        <w:jc w:val="both"/>
        <w:rPr>
          <w:sz w:val="28"/>
          <w:szCs w:val="28"/>
        </w:rPr>
      </w:pPr>
      <w:r>
        <w:rPr>
          <w:sz w:val="28"/>
          <w:szCs w:val="28"/>
        </w:rPr>
        <w:t>Замовлена кількість/метраж певного матеріалу</w:t>
      </w:r>
    </w:p>
    <w:p w14:paraId="0F593776" w14:textId="77777777" w:rsidR="00027871" w:rsidRDefault="00000000">
      <w:pPr>
        <w:numPr>
          <w:ilvl w:val="0"/>
          <w:numId w:val="11"/>
        </w:numPr>
        <w:jc w:val="both"/>
        <w:rPr>
          <w:sz w:val="28"/>
          <w:szCs w:val="28"/>
        </w:rPr>
      </w:pPr>
      <w:r>
        <w:rPr>
          <w:sz w:val="28"/>
          <w:szCs w:val="28"/>
        </w:rPr>
        <w:lastRenderedPageBreak/>
        <w:t>Дата замовлення у постачальника (дата закупівлі)</w:t>
      </w:r>
    </w:p>
    <w:p w14:paraId="6CB161D6" w14:textId="77777777" w:rsidR="00027871" w:rsidRDefault="00000000">
      <w:pPr>
        <w:numPr>
          <w:ilvl w:val="0"/>
          <w:numId w:val="11"/>
        </w:numPr>
        <w:jc w:val="both"/>
        <w:rPr>
          <w:sz w:val="28"/>
          <w:szCs w:val="28"/>
        </w:rPr>
      </w:pPr>
      <w:r>
        <w:rPr>
          <w:sz w:val="28"/>
          <w:szCs w:val="28"/>
        </w:rPr>
        <w:t>Постачальник - назва, контакти</w:t>
      </w:r>
    </w:p>
    <w:p w14:paraId="6C0342E1" w14:textId="77777777" w:rsidR="00027871" w:rsidRDefault="00000000">
      <w:pPr>
        <w:numPr>
          <w:ilvl w:val="0"/>
          <w:numId w:val="11"/>
        </w:numPr>
        <w:jc w:val="both"/>
        <w:rPr>
          <w:sz w:val="28"/>
          <w:szCs w:val="28"/>
        </w:rPr>
      </w:pPr>
      <w:r>
        <w:rPr>
          <w:sz w:val="28"/>
          <w:szCs w:val="28"/>
        </w:rPr>
        <w:t>Дата поставки (коли приїдуть замовлені матеріали, орієнтовно)</w:t>
      </w:r>
    </w:p>
    <w:p w14:paraId="5429A08E" w14:textId="77777777" w:rsidR="00027871" w:rsidRDefault="00027871">
      <w:pPr>
        <w:jc w:val="both"/>
        <w:rPr>
          <w:sz w:val="28"/>
          <w:szCs w:val="28"/>
        </w:rPr>
      </w:pPr>
    </w:p>
    <w:p w14:paraId="5C015A4D" w14:textId="77777777" w:rsidR="00027871" w:rsidRDefault="00000000">
      <w:pPr>
        <w:jc w:val="both"/>
        <w:rPr>
          <w:sz w:val="28"/>
          <w:szCs w:val="28"/>
        </w:rPr>
      </w:pPr>
      <w:r>
        <w:rPr>
          <w:sz w:val="28"/>
          <w:szCs w:val="28"/>
        </w:rPr>
        <w:t xml:space="preserve">Користувач має мати змогу побачити всі закупівлі за певну дату, а також вибрати певну Закупівлю і побачити її деталі. </w:t>
      </w:r>
    </w:p>
    <w:p w14:paraId="3AF21955" w14:textId="77777777" w:rsidR="00027871" w:rsidRDefault="00027871">
      <w:pPr>
        <w:jc w:val="both"/>
        <w:rPr>
          <w:sz w:val="28"/>
          <w:szCs w:val="28"/>
        </w:rPr>
      </w:pPr>
    </w:p>
    <w:p w14:paraId="74C2B827" w14:textId="77777777" w:rsidR="00027871" w:rsidRDefault="00000000">
      <w:pPr>
        <w:jc w:val="both"/>
        <w:rPr>
          <w:sz w:val="28"/>
          <w:szCs w:val="28"/>
        </w:rPr>
      </w:pPr>
      <w:r>
        <w:rPr>
          <w:sz w:val="28"/>
          <w:szCs w:val="28"/>
        </w:rPr>
        <w:t>Користувач має мати змогу відфільтрувати Закупівлі у календарі по статусу та/або Проекту.</w:t>
      </w:r>
    </w:p>
    <w:p w14:paraId="6D1FAE0C" w14:textId="77777777" w:rsidR="00027871" w:rsidRDefault="00027871">
      <w:pPr>
        <w:jc w:val="both"/>
        <w:rPr>
          <w:sz w:val="28"/>
          <w:szCs w:val="28"/>
        </w:rPr>
      </w:pPr>
    </w:p>
    <w:p w14:paraId="7364E231" w14:textId="77777777" w:rsidR="00027871" w:rsidRDefault="00000000">
      <w:pPr>
        <w:jc w:val="both"/>
        <w:rPr>
          <w:b/>
          <w:sz w:val="28"/>
          <w:szCs w:val="28"/>
        </w:rPr>
      </w:pPr>
      <w:r>
        <w:rPr>
          <w:b/>
          <w:sz w:val="28"/>
          <w:szCs w:val="28"/>
        </w:rPr>
        <w:t>Затримка закупівлі при зміні дати поставок</w:t>
      </w:r>
    </w:p>
    <w:p w14:paraId="004657EF" w14:textId="77777777" w:rsidR="00027871" w:rsidRDefault="00027871">
      <w:pPr>
        <w:spacing w:line="240" w:lineRule="auto"/>
        <w:jc w:val="both"/>
        <w:rPr>
          <w:sz w:val="28"/>
          <w:szCs w:val="28"/>
        </w:rPr>
      </w:pPr>
    </w:p>
    <w:p w14:paraId="25A80F1E" w14:textId="77777777" w:rsidR="00027871" w:rsidRDefault="00000000">
      <w:pPr>
        <w:spacing w:line="240" w:lineRule="auto"/>
        <w:jc w:val="both"/>
        <w:rPr>
          <w:sz w:val="28"/>
          <w:szCs w:val="28"/>
        </w:rPr>
      </w:pPr>
      <w:r>
        <w:rPr>
          <w:sz w:val="28"/>
          <w:szCs w:val="28"/>
        </w:rPr>
        <w:t xml:space="preserve">Закупівля має переходити в статус Завершено після того, як Склад отримає і заведе в систему поставлені матеріали. Якщо до кінця дня прогнозованої дати поставки, статус Закупівлі не змінився, і вона все ще перебуває в транзиті, ця Закупівля може бути позначена системою автоматично як “Затримується”. </w:t>
      </w:r>
    </w:p>
    <w:p w14:paraId="3B58BA95" w14:textId="77777777" w:rsidR="00027871" w:rsidRDefault="00000000">
      <w:pPr>
        <w:spacing w:line="240" w:lineRule="auto"/>
        <w:jc w:val="both"/>
        <w:rPr>
          <w:sz w:val="28"/>
          <w:szCs w:val="28"/>
        </w:rPr>
      </w:pPr>
      <w:r>
        <w:rPr>
          <w:sz w:val="28"/>
          <w:szCs w:val="28"/>
        </w:rPr>
        <w:t xml:space="preserve">Користувач може ввести нову дату доставки для цієї Закупівлі, і в такому випадку її статус має оновитися на “В транзиті”. </w:t>
      </w:r>
    </w:p>
    <w:p w14:paraId="55FAAF55" w14:textId="77777777" w:rsidR="00027871" w:rsidRDefault="00027871">
      <w:pPr>
        <w:spacing w:line="240" w:lineRule="auto"/>
        <w:jc w:val="both"/>
        <w:rPr>
          <w:sz w:val="28"/>
          <w:szCs w:val="28"/>
        </w:rPr>
      </w:pPr>
    </w:p>
    <w:p w14:paraId="0D253B7B" w14:textId="77777777" w:rsidR="00027871" w:rsidRDefault="00000000">
      <w:pPr>
        <w:pStyle w:val="3"/>
        <w:spacing w:line="240" w:lineRule="auto"/>
        <w:jc w:val="both"/>
        <w:rPr>
          <w:sz w:val="30"/>
          <w:szCs w:val="30"/>
        </w:rPr>
      </w:pPr>
      <w:bookmarkStart w:id="113" w:name="_y6qscwylujw0" w:colFirst="0" w:colLast="0"/>
      <w:bookmarkEnd w:id="113"/>
      <w:r>
        <w:rPr>
          <w:sz w:val="30"/>
          <w:szCs w:val="30"/>
        </w:rPr>
        <w:t>Бухгалтерія</w:t>
      </w:r>
    </w:p>
    <w:p w14:paraId="68678ADD" w14:textId="77777777" w:rsidR="00027871" w:rsidRDefault="00027871">
      <w:pPr>
        <w:spacing w:line="240" w:lineRule="auto"/>
        <w:jc w:val="both"/>
        <w:rPr>
          <w:sz w:val="28"/>
          <w:szCs w:val="28"/>
        </w:rPr>
      </w:pPr>
    </w:p>
    <w:p w14:paraId="67472E6D" w14:textId="77777777" w:rsidR="00027871" w:rsidRDefault="00000000">
      <w:pPr>
        <w:spacing w:line="240" w:lineRule="auto"/>
        <w:jc w:val="both"/>
        <w:rPr>
          <w:sz w:val="28"/>
          <w:szCs w:val="28"/>
        </w:rPr>
      </w:pPr>
      <w:r>
        <w:rPr>
          <w:sz w:val="28"/>
          <w:szCs w:val="28"/>
        </w:rPr>
        <w:t>Бухгалтерія буде користуватися зовнішньою системою для своїх операцій, але в цій системі має мати доступ до Проектів для того щоб оплачувати рахунки на Закупівлі, контролювати оплати від Замовника, додавати необхідні сертифікати і накладні до готових виробів.</w:t>
      </w:r>
    </w:p>
    <w:p w14:paraId="30CD0C40" w14:textId="77777777" w:rsidR="00027871" w:rsidRDefault="00027871">
      <w:pPr>
        <w:spacing w:line="240" w:lineRule="auto"/>
        <w:jc w:val="both"/>
        <w:rPr>
          <w:sz w:val="28"/>
          <w:szCs w:val="28"/>
        </w:rPr>
      </w:pPr>
    </w:p>
    <w:p w14:paraId="455BC85E" w14:textId="77777777" w:rsidR="00027871" w:rsidRDefault="00000000">
      <w:pPr>
        <w:spacing w:line="240" w:lineRule="auto"/>
        <w:jc w:val="both"/>
        <w:rPr>
          <w:sz w:val="28"/>
          <w:szCs w:val="28"/>
        </w:rPr>
      </w:pPr>
      <w:r>
        <w:rPr>
          <w:sz w:val="28"/>
          <w:szCs w:val="28"/>
        </w:rPr>
        <w:t xml:space="preserve">Користувач з правами Бухгалтера має мати змогу зайти в систему і переглянути список всіх активних Проектів. </w:t>
      </w:r>
    </w:p>
    <w:p w14:paraId="6D22A52C" w14:textId="77777777" w:rsidR="00027871" w:rsidRDefault="00027871">
      <w:pPr>
        <w:spacing w:line="240" w:lineRule="auto"/>
        <w:jc w:val="both"/>
        <w:rPr>
          <w:sz w:val="28"/>
          <w:szCs w:val="28"/>
        </w:rPr>
      </w:pPr>
    </w:p>
    <w:p w14:paraId="65277FD2" w14:textId="77777777" w:rsidR="00027871" w:rsidRDefault="00000000">
      <w:pPr>
        <w:spacing w:line="240" w:lineRule="auto"/>
        <w:jc w:val="both"/>
        <w:rPr>
          <w:sz w:val="28"/>
          <w:szCs w:val="28"/>
        </w:rPr>
      </w:pPr>
      <w:r>
        <w:rPr>
          <w:sz w:val="28"/>
          <w:szCs w:val="28"/>
        </w:rPr>
        <w:t>Користувач має мати змогу відкрити певний Проект і переглянути його деталі, такі як список виробів, калькуляції, специфікації та інші, включаючи файли і документи.</w:t>
      </w:r>
    </w:p>
    <w:p w14:paraId="375F786D" w14:textId="77777777" w:rsidR="00027871" w:rsidRDefault="00027871">
      <w:pPr>
        <w:spacing w:line="240" w:lineRule="auto"/>
        <w:jc w:val="both"/>
        <w:rPr>
          <w:sz w:val="28"/>
          <w:szCs w:val="28"/>
        </w:rPr>
      </w:pPr>
    </w:p>
    <w:p w14:paraId="649BBEF8" w14:textId="77777777" w:rsidR="00027871" w:rsidRDefault="00000000">
      <w:pPr>
        <w:spacing w:line="240" w:lineRule="auto"/>
        <w:jc w:val="both"/>
        <w:rPr>
          <w:sz w:val="28"/>
          <w:szCs w:val="28"/>
        </w:rPr>
      </w:pPr>
      <w:r>
        <w:rPr>
          <w:sz w:val="28"/>
          <w:szCs w:val="28"/>
        </w:rPr>
        <w:t>Користувач має мати змогу зайти в розділ Переміщення і переглянути список всіх Переміщень.</w:t>
      </w:r>
    </w:p>
    <w:p w14:paraId="45FA13F9" w14:textId="77777777" w:rsidR="00027871" w:rsidRDefault="00027871">
      <w:pPr>
        <w:spacing w:line="240" w:lineRule="auto"/>
        <w:jc w:val="both"/>
        <w:rPr>
          <w:sz w:val="28"/>
          <w:szCs w:val="28"/>
        </w:rPr>
      </w:pPr>
    </w:p>
    <w:p w14:paraId="25DD162B" w14:textId="77777777" w:rsidR="00027871" w:rsidRDefault="00000000">
      <w:pPr>
        <w:spacing w:line="240" w:lineRule="auto"/>
        <w:jc w:val="both"/>
        <w:rPr>
          <w:sz w:val="28"/>
          <w:szCs w:val="28"/>
        </w:rPr>
      </w:pPr>
      <w:r>
        <w:rPr>
          <w:sz w:val="28"/>
          <w:szCs w:val="28"/>
        </w:rPr>
        <w:lastRenderedPageBreak/>
        <w:t xml:space="preserve">Користувач має мати змогу зайти в розділ Переміщення, вибрати будь-яке і переглянути його деталі. </w:t>
      </w:r>
    </w:p>
    <w:p w14:paraId="2DA839E0" w14:textId="77777777" w:rsidR="00027871" w:rsidRDefault="00027871">
      <w:pPr>
        <w:spacing w:line="240" w:lineRule="auto"/>
        <w:jc w:val="both"/>
        <w:rPr>
          <w:sz w:val="28"/>
          <w:szCs w:val="28"/>
        </w:rPr>
      </w:pPr>
    </w:p>
    <w:p w14:paraId="29C12071" w14:textId="77777777" w:rsidR="00027871" w:rsidRDefault="00000000">
      <w:pPr>
        <w:spacing w:line="240" w:lineRule="auto"/>
        <w:jc w:val="both"/>
        <w:rPr>
          <w:sz w:val="28"/>
          <w:szCs w:val="28"/>
        </w:rPr>
      </w:pPr>
      <w:r>
        <w:rPr>
          <w:sz w:val="28"/>
          <w:szCs w:val="28"/>
        </w:rPr>
        <w:t xml:space="preserve">Користувач має мати змогу прикріпити необхідні файли або документи до Переміщення. </w:t>
      </w:r>
    </w:p>
    <w:p w14:paraId="71064F43" w14:textId="77777777" w:rsidR="00027871" w:rsidRDefault="00027871">
      <w:pPr>
        <w:spacing w:line="240" w:lineRule="auto"/>
        <w:jc w:val="both"/>
        <w:rPr>
          <w:sz w:val="28"/>
          <w:szCs w:val="28"/>
        </w:rPr>
      </w:pPr>
    </w:p>
    <w:p w14:paraId="1A1BB0BB" w14:textId="77777777" w:rsidR="00027871" w:rsidRDefault="00000000">
      <w:pPr>
        <w:spacing w:line="240" w:lineRule="auto"/>
        <w:jc w:val="both"/>
        <w:rPr>
          <w:sz w:val="28"/>
          <w:szCs w:val="28"/>
        </w:rPr>
      </w:pPr>
      <w:r>
        <w:rPr>
          <w:sz w:val="28"/>
          <w:szCs w:val="28"/>
        </w:rPr>
        <w:t>Користувач має мати змогу переглянути оформлені Відправки на Замовника.</w:t>
      </w:r>
    </w:p>
    <w:p w14:paraId="3357C549" w14:textId="77777777" w:rsidR="00027871" w:rsidRDefault="00027871">
      <w:pPr>
        <w:spacing w:line="240" w:lineRule="auto"/>
        <w:jc w:val="both"/>
        <w:rPr>
          <w:sz w:val="28"/>
          <w:szCs w:val="28"/>
        </w:rPr>
      </w:pPr>
    </w:p>
    <w:p w14:paraId="493842B5" w14:textId="77777777" w:rsidR="00027871" w:rsidRDefault="00000000">
      <w:pPr>
        <w:spacing w:line="240" w:lineRule="auto"/>
        <w:jc w:val="both"/>
        <w:rPr>
          <w:sz w:val="28"/>
          <w:szCs w:val="28"/>
        </w:rPr>
      </w:pPr>
      <w:r>
        <w:rPr>
          <w:sz w:val="28"/>
          <w:szCs w:val="28"/>
        </w:rPr>
        <w:t xml:space="preserve">Користувач має мати змогу переглянути деталі Відправки (детальніше - розділ </w:t>
      </w:r>
      <w:hyperlink w:anchor="_ewcezxuhrtyg">
        <w:r>
          <w:rPr>
            <w:color w:val="1155CC"/>
            <w:sz w:val="28"/>
            <w:szCs w:val="28"/>
            <w:u w:val="single"/>
          </w:rPr>
          <w:t>Відправки</w:t>
        </w:r>
      </w:hyperlink>
      <w:r>
        <w:rPr>
          <w:sz w:val="28"/>
          <w:szCs w:val="28"/>
        </w:rPr>
        <w:t>).</w:t>
      </w:r>
    </w:p>
    <w:p w14:paraId="0E63F4A5" w14:textId="77777777" w:rsidR="00027871" w:rsidRDefault="00027871">
      <w:pPr>
        <w:spacing w:line="240" w:lineRule="auto"/>
        <w:jc w:val="both"/>
        <w:rPr>
          <w:sz w:val="28"/>
          <w:szCs w:val="28"/>
        </w:rPr>
      </w:pPr>
    </w:p>
    <w:p w14:paraId="2BAD1E15" w14:textId="77777777" w:rsidR="00027871" w:rsidRDefault="00000000">
      <w:pPr>
        <w:spacing w:line="240" w:lineRule="auto"/>
        <w:jc w:val="both"/>
        <w:rPr>
          <w:sz w:val="28"/>
          <w:szCs w:val="28"/>
        </w:rPr>
      </w:pPr>
      <w:r>
        <w:rPr>
          <w:sz w:val="28"/>
          <w:szCs w:val="28"/>
        </w:rPr>
        <w:t>Користувач має отримувати сповіщення про необхідність підготовки пакету супровідної документації, ТТН і сертифікатів для Відправки.</w:t>
      </w:r>
    </w:p>
    <w:p w14:paraId="2B67D1B0" w14:textId="77777777" w:rsidR="00027871" w:rsidRDefault="00027871">
      <w:pPr>
        <w:spacing w:line="240" w:lineRule="auto"/>
        <w:jc w:val="both"/>
        <w:rPr>
          <w:sz w:val="28"/>
          <w:szCs w:val="28"/>
        </w:rPr>
      </w:pPr>
    </w:p>
    <w:p w14:paraId="48E42068" w14:textId="77777777" w:rsidR="00027871" w:rsidRDefault="00000000">
      <w:pPr>
        <w:spacing w:line="240" w:lineRule="auto"/>
        <w:jc w:val="both"/>
        <w:rPr>
          <w:sz w:val="28"/>
          <w:szCs w:val="28"/>
        </w:rPr>
      </w:pPr>
      <w:r>
        <w:rPr>
          <w:sz w:val="28"/>
          <w:szCs w:val="28"/>
        </w:rPr>
        <w:t>Користувач має мати змогу імпортувати/прикріпити необхідні файли або документи до Відправки.</w:t>
      </w:r>
    </w:p>
    <w:p w14:paraId="72BC1CF4" w14:textId="77777777" w:rsidR="00027871" w:rsidRDefault="00027871">
      <w:pPr>
        <w:spacing w:line="240" w:lineRule="auto"/>
        <w:jc w:val="both"/>
        <w:rPr>
          <w:sz w:val="28"/>
          <w:szCs w:val="28"/>
        </w:rPr>
      </w:pPr>
    </w:p>
    <w:p w14:paraId="35AFC16A" w14:textId="77777777" w:rsidR="00027871" w:rsidRDefault="00000000">
      <w:pPr>
        <w:spacing w:line="240" w:lineRule="auto"/>
        <w:jc w:val="both"/>
        <w:rPr>
          <w:sz w:val="28"/>
          <w:szCs w:val="28"/>
        </w:rPr>
      </w:pPr>
      <w:r>
        <w:rPr>
          <w:sz w:val="28"/>
          <w:szCs w:val="28"/>
        </w:rPr>
        <w:t>Користувач має мати можливість завантажити/експортувати файли або документи з системи.</w:t>
      </w:r>
    </w:p>
    <w:p w14:paraId="329BD441" w14:textId="77777777" w:rsidR="00027871" w:rsidRDefault="00027871">
      <w:pPr>
        <w:spacing w:line="240" w:lineRule="auto"/>
        <w:jc w:val="both"/>
        <w:rPr>
          <w:sz w:val="28"/>
          <w:szCs w:val="28"/>
        </w:rPr>
      </w:pPr>
    </w:p>
    <w:p w14:paraId="1F2A85CD" w14:textId="77777777" w:rsidR="00027871" w:rsidRDefault="00000000">
      <w:pPr>
        <w:spacing w:line="240" w:lineRule="auto"/>
        <w:jc w:val="both"/>
        <w:rPr>
          <w:sz w:val="28"/>
          <w:szCs w:val="28"/>
        </w:rPr>
      </w:pPr>
      <w:r>
        <w:rPr>
          <w:sz w:val="28"/>
          <w:szCs w:val="28"/>
        </w:rPr>
        <w:t>Користувач має мати змогу видалити з системи файли або документи.</w:t>
      </w:r>
    </w:p>
    <w:p w14:paraId="3D5BC830" w14:textId="77777777" w:rsidR="00027871" w:rsidRDefault="00000000">
      <w:pPr>
        <w:spacing w:line="240" w:lineRule="auto"/>
        <w:jc w:val="both"/>
        <w:rPr>
          <w:sz w:val="28"/>
          <w:szCs w:val="28"/>
        </w:rPr>
      </w:pPr>
      <w:r>
        <w:rPr>
          <w:sz w:val="28"/>
          <w:szCs w:val="28"/>
        </w:rPr>
        <w:br/>
        <w:t xml:space="preserve">Користувач має мати змогу скористатись функціоналом пошуку по Відправках, Переміщеннях, Складу та іншим модулям, до яких має доступ. </w:t>
      </w:r>
      <w:r>
        <w:rPr>
          <w:sz w:val="28"/>
          <w:szCs w:val="28"/>
        </w:rPr>
        <w:br/>
      </w:r>
    </w:p>
    <w:p w14:paraId="051BB48E" w14:textId="77777777" w:rsidR="00027871" w:rsidRDefault="00000000">
      <w:pPr>
        <w:spacing w:line="240" w:lineRule="auto"/>
        <w:jc w:val="both"/>
        <w:rPr>
          <w:sz w:val="28"/>
          <w:szCs w:val="28"/>
        </w:rPr>
      </w:pPr>
      <w:r>
        <w:rPr>
          <w:sz w:val="28"/>
          <w:szCs w:val="28"/>
        </w:rPr>
        <w:t xml:space="preserve">Користувач має мати змогу скористатись функціоналом фільтрування по Відправках, Переміщеннях, Складу та іншим модулям, до яких має доступ.  </w:t>
      </w:r>
    </w:p>
    <w:p w14:paraId="12EA5A45" w14:textId="77777777" w:rsidR="00027871" w:rsidRDefault="00027871">
      <w:pPr>
        <w:spacing w:line="240" w:lineRule="auto"/>
        <w:jc w:val="both"/>
        <w:rPr>
          <w:b/>
          <w:sz w:val="28"/>
          <w:szCs w:val="28"/>
        </w:rPr>
      </w:pPr>
    </w:p>
    <w:p w14:paraId="4395C2C3" w14:textId="77777777" w:rsidR="00027871" w:rsidRDefault="00027871">
      <w:pPr>
        <w:spacing w:line="240" w:lineRule="auto"/>
        <w:jc w:val="both"/>
        <w:rPr>
          <w:b/>
          <w:sz w:val="28"/>
          <w:szCs w:val="28"/>
        </w:rPr>
      </w:pPr>
    </w:p>
    <w:p w14:paraId="635D876F" w14:textId="77777777" w:rsidR="00027871" w:rsidRDefault="00000000">
      <w:pPr>
        <w:pStyle w:val="2"/>
        <w:spacing w:line="240" w:lineRule="auto"/>
        <w:jc w:val="both"/>
        <w:rPr>
          <w:sz w:val="28"/>
          <w:szCs w:val="28"/>
        </w:rPr>
      </w:pPr>
      <w:bookmarkStart w:id="114" w:name="_122jf2t5mru4" w:colFirst="0" w:colLast="0"/>
      <w:bookmarkEnd w:id="114"/>
      <w:r>
        <w:rPr>
          <w:sz w:val="28"/>
          <w:szCs w:val="28"/>
        </w:rPr>
        <w:t>Аналітика та Звіти</w:t>
      </w:r>
    </w:p>
    <w:p w14:paraId="162189F0" w14:textId="77777777" w:rsidR="00027871" w:rsidRDefault="00027871">
      <w:pPr>
        <w:spacing w:line="240" w:lineRule="auto"/>
        <w:jc w:val="both"/>
        <w:rPr>
          <w:b/>
          <w:sz w:val="28"/>
          <w:szCs w:val="28"/>
        </w:rPr>
      </w:pPr>
    </w:p>
    <w:p w14:paraId="1FB58326" w14:textId="77777777" w:rsidR="00027871" w:rsidRDefault="00000000">
      <w:pPr>
        <w:jc w:val="both"/>
        <w:rPr>
          <w:sz w:val="28"/>
          <w:szCs w:val="28"/>
        </w:rPr>
      </w:pPr>
      <w:r>
        <w:rPr>
          <w:sz w:val="28"/>
          <w:szCs w:val="28"/>
        </w:rPr>
        <w:t xml:space="preserve">Звіти - це спеціальні модулі аналітики, які дають змогу менеджерам переглянути поточний стан системи базуючись на вже зібраних даних з різних модулів системи. На графічних модулях Звітів представлені </w:t>
      </w:r>
      <w:r>
        <w:rPr>
          <w:sz w:val="28"/>
          <w:szCs w:val="28"/>
        </w:rPr>
        <w:lastRenderedPageBreak/>
        <w:t>графіки та таблиці, які допомагають швидко зрозуміти ситуацію на різних відділах фабрики, а також такі дані як:</w:t>
      </w:r>
    </w:p>
    <w:p w14:paraId="1174FCCF" w14:textId="77777777" w:rsidR="00027871" w:rsidRDefault="00027871">
      <w:pPr>
        <w:jc w:val="both"/>
        <w:rPr>
          <w:sz w:val="28"/>
          <w:szCs w:val="28"/>
        </w:rPr>
      </w:pPr>
    </w:p>
    <w:p w14:paraId="501346EC" w14:textId="77777777" w:rsidR="00027871" w:rsidRDefault="00000000">
      <w:pPr>
        <w:jc w:val="both"/>
        <w:rPr>
          <w:sz w:val="28"/>
          <w:szCs w:val="28"/>
        </w:rPr>
      </w:pPr>
      <w:r>
        <w:rPr>
          <w:sz w:val="28"/>
          <w:szCs w:val="28"/>
        </w:rPr>
        <w:t>Список проектів - графік, який відображає актуальний стан кожного проекту на фабриці та складається з таких даних:</w:t>
      </w:r>
    </w:p>
    <w:p w14:paraId="0E94AEA5" w14:textId="77777777" w:rsidR="00027871" w:rsidRDefault="00000000">
      <w:pPr>
        <w:numPr>
          <w:ilvl w:val="0"/>
          <w:numId w:val="47"/>
        </w:numPr>
        <w:jc w:val="both"/>
        <w:rPr>
          <w:sz w:val="28"/>
          <w:szCs w:val="28"/>
        </w:rPr>
      </w:pPr>
      <w:r>
        <w:rPr>
          <w:sz w:val="28"/>
          <w:szCs w:val="28"/>
        </w:rPr>
        <w:t>Статус</w:t>
      </w:r>
    </w:p>
    <w:p w14:paraId="78FC9A6C" w14:textId="77777777" w:rsidR="00027871" w:rsidRDefault="00000000">
      <w:pPr>
        <w:numPr>
          <w:ilvl w:val="1"/>
          <w:numId w:val="47"/>
        </w:numPr>
        <w:jc w:val="both"/>
        <w:rPr>
          <w:sz w:val="28"/>
          <w:szCs w:val="28"/>
        </w:rPr>
      </w:pPr>
      <w:r>
        <w:rPr>
          <w:sz w:val="28"/>
          <w:szCs w:val="28"/>
        </w:rPr>
        <w:t>Планування (виготовлення виробів ще не запущено). На цьому етапі керівництво, головний технолог та завсклади обговорюють та узгоджують сам план проекту</w:t>
      </w:r>
    </w:p>
    <w:p w14:paraId="0DBD2111" w14:textId="77777777" w:rsidR="00027871" w:rsidRDefault="00000000">
      <w:pPr>
        <w:numPr>
          <w:ilvl w:val="1"/>
          <w:numId w:val="47"/>
        </w:numPr>
        <w:jc w:val="both"/>
        <w:rPr>
          <w:sz w:val="28"/>
          <w:szCs w:val="28"/>
        </w:rPr>
      </w:pPr>
      <w:r>
        <w:rPr>
          <w:sz w:val="28"/>
          <w:szCs w:val="28"/>
        </w:rPr>
        <w:t>Виробництво (йде процес виготовлення виробів)</w:t>
      </w:r>
    </w:p>
    <w:p w14:paraId="2BAA3828" w14:textId="77777777" w:rsidR="00027871" w:rsidRDefault="00000000">
      <w:pPr>
        <w:numPr>
          <w:ilvl w:val="1"/>
          <w:numId w:val="47"/>
        </w:numPr>
        <w:jc w:val="both"/>
        <w:rPr>
          <w:sz w:val="28"/>
          <w:szCs w:val="28"/>
        </w:rPr>
      </w:pPr>
      <w:r>
        <w:rPr>
          <w:sz w:val="28"/>
          <w:szCs w:val="28"/>
        </w:rPr>
        <w:t>Завершений (необхідну кількість виробів (партію) було виготовлено відповідно до договору, Замовник оплатив роботу)</w:t>
      </w:r>
    </w:p>
    <w:p w14:paraId="3C392C1A" w14:textId="77777777" w:rsidR="00027871" w:rsidRDefault="00000000">
      <w:pPr>
        <w:numPr>
          <w:ilvl w:val="1"/>
          <w:numId w:val="47"/>
        </w:numPr>
        <w:jc w:val="both"/>
        <w:rPr>
          <w:sz w:val="28"/>
          <w:szCs w:val="28"/>
        </w:rPr>
      </w:pPr>
      <w:r>
        <w:rPr>
          <w:sz w:val="28"/>
          <w:szCs w:val="28"/>
        </w:rPr>
        <w:t>Заморожений / скасований (щось пішло не так і проект скасували з боку замовника чи швейного підприємства)</w:t>
      </w:r>
    </w:p>
    <w:p w14:paraId="785DA58D" w14:textId="77777777" w:rsidR="00027871" w:rsidRDefault="00000000">
      <w:pPr>
        <w:numPr>
          <w:ilvl w:val="0"/>
          <w:numId w:val="47"/>
        </w:numPr>
        <w:jc w:val="both"/>
        <w:rPr>
          <w:sz w:val="28"/>
          <w:szCs w:val="28"/>
        </w:rPr>
      </w:pPr>
      <w:r>
        <w:rPr>
          <w:sz w:val="28"/>
          <w:szCs w:val="28"/>
        </w:rPr>
        <w:t>Кількість відшитих екземплярів</w:t>
      </w:r>
    </w:p>
    <w:p w14:paraId="3BA516B2" w14:textId="77777777" w:rsidR="00027871" w:rsidRDefault="00000000">
      <w:pPr>
        <w:numPr>
          <w:ilvl w:val="0"/>
          <w:numId w:val="47"/>
        </w:numPr>
        <w:jc w:val="both"/>
        <w:rPr>
          <w:sz w:val="28"/>
          <w:szCs w:val="28"/>
        </w:rPr>
      </w:pPr>
      <w:r>
        <w:rPr>
          <w:sz w:val="28"/>
          <w:szCs w:val="28"/>
        </w:rPr>
        <w:t>Кількість замовлених екземплярів</w:t>
      </w:r>
    </w:p>
    <w:p w14:paraId="476489E6" w14:textId="77777777" w:rsidR="00027871" w:rsidRDefault="00000000">
      <w:pPr>
        <w:numPr>
          <w:ilvl w:val="0"/>
          <w:numId w:val="47"/>
        </w:numPr>
        <w:jc w:val="both"/>
        <w:rPr>
          <w:sz w:val="28"/>
          <w:szCs w:val="28"/>
        </w:rPr>
      </w:pPr>
      <w:r>
        <w:rPr>
          <w:sz w:val="28"/>
          <w:szCs w:val="28"/>
        </w:rPr>
        <w:t xml:space="preserve">Приблизна дата завершення </w:t>
      </w:r>
    </w:p>
    <w:p w14:paraId="770B1138" w14:textId="77777777" w:rsidR="00027871" w:rsidRDefault="00000000">
      <w:pPr>
        <w:numPr>
          <w:ilvl w:val="0"/>
          <w:numId w:val="47"/>
        </w:numPr>
        <w:jc w:val="both"/>
        <w:rPr>
          <w:sz w:val="28"/>
          <w:szCs w:val="28"/>
        </w:rPr>
      </w:pPr>
      <w:r>
        <w:rPr>
          <w:sz w:val="28"/>
          <w:szCs w:val="28"/>
        </w:rPr>
        <w:t>Деталі проекту - при натисненні відкриваються деталі кожного проекту</w:t>
      </w:r>
    </w:p>
    <w:p w14:paraId="7EA09B49" w14:textId="77777777" w:rsidR="00027871" w:rsidRDefault="00000000">
      <w:pPr>
        <w:numPr>
          <w:ilvl w:val="0"/>
          <w:numId w:val="47"/>
        </w:numPr>
        <w:jc w:val="both"/>
        <w:rPr>
          <w:sz w:val="28"/>
          <w:szCs w:val="28"/>
        </w:rPr>
      </w:pPr>
      <w:r>
        <w:rPr>
          <w:sz w:val="28"/>
          <w:szCs w:val="28"/>
        </w:rPr>
        <w:t>У списку за замовчуванням відображаються три перших проекти в порядку завершення за датою.</w:t>
      </w:r>
    </w:p>
    <w:p w14:paraId="727228CB" w14:textId="77777777" w:rsidR="00027871" w:rsidRDefault="00000000">
      <w:pPr>
        <w:numPr>
          <w:ilvl w:val="0"/>
          <w:numId w:val="47"/>
        </w:numPr>
        <w:jc w:val="both"/>
        <w:rPr>
          <w:sz w:val="28"/>
          <w:szCs w:val="28"/>
        </w:rPr>
      </w:pPr>
      <w:r>
        <w:rPr>
          <w:sz w:val="28"/>
          <w:szCs w:val="28"/>
        </w:rPr>
        <w:t>Користувач має змогу переглянути більше аніж три проекти у списку, скориставшись опцією “Показати більше”</w:t>
      </w:r>
    </w:p>
    <w:p w14:paraId="2093D588" w14:textId="77777777" w:rsidR="00027871" w:rsidRDefault="00000000">
      <w:pPr>
        <w:numPr>
          <w:ilvl w:val="0"/>
          <w:numId w:val="47"/>
        </w:numPr>
        <w:jc w:val="both"/>
        <w:rPr>
          <w:sz w:val="28"/>
          <w:szCs w:val="28"/>
        </w:rPr>
      </w:pPr>
      <w:r>
        <w:rPr>
          <w:sz w:val="28"/>
          <w:szCs w:val="28"/>
        </w:rPr>
        <w:t>Користувач має змогу переглянути загальну кількість проектів</w:t>
      </w:r>
    </w:p>
    <w:p w14:paraId="62737787" w14:textId="77777777" w:rsidR="00027871" w:rsidRDefault="00027871">
      <w:pPr>
        <w:jc w:val="both"/>
        <w:rPr>
          <w:sz w:val="28"/>
          <w:szCs w:val="28"/>
        </w:rPr>
      </w:pPr>
    </w:p>
    <w:p w14:paraId="02BD6DEF" w14:textId="77777777" w:rsidR="00027871" w:rsidRDefault="00000000">
      <w:pPr>
        <w:jc w:val="both"/>
        <w:rPr>
          <w:sz w:val="28"/>
          <w:szCs w:val="28"/>
        </w:rPr>
      </w:pPr>
      <w:r>
        <w:rPr>
          <w:sz w:val="28"/>
          <w:szCs w:val="28"/>
        </w:rPr>
        <w:t>Замовлення - графік, який відображає актуальний стан кожного замовлення на фабриці та складається з таких даних:</w:t>
      </w:r>
    </w:p>
    <w:p w14:paraId="382F0EEA" w14:textId="77777777" w:rsidR="00027871" w:rsidRDefault="00027871">
      <w:pPr>
        <w:jc w:val="both"/>
        <w:rPr>
          <w:sz w:val="28"/>
          <w:szCs w:val="28"/>
        </w:rPr>
      </w:pPr>
    </w:p>
    <w:p w14:paraId="005BFD7B" w14:textId="77777777" w:rsidR="00027871" w:rsidRDefault="00000000">
      <w:pPr>
        <w:numPr>
          <w:ilvl w:val="0"/>
          <w:numId w:val="3"/>
        </w:numPr>
        <w:spacing w:line="240" w:lineRule="auto"/>
        <w:jc w:val="both"/>
        <w:rPr>
          <w:sz w:val="28"/>
          <w:szCs w:val="28"/>
        </w:rPr>
      </w:pPr>
      <w:r>
        <w:rPr>
          <w:sz w:val="28"/>
          <w:szCs w:val="28"/>
        </w:rPr>
        <w:t>Назва (назва тендеру)</w:t>
      </w:r>
    </w:p>
    <w:p w14:paraId="64181353" w14:textId="77777777" w:rsidR="00027871" w:rsidRDefault="00000000">
      <w:pPr>
        <w:numPr>
          <w:ilvl w:val="0"/>
          <w:numId w:val="3"/>
        </w:numPr>
        <w:spacing w:line="240" w:lineRule="auto"/>
        <w:jc w:val="both"/>
        <w:rPr>
          <w:sz w:val="28"/>
          <w:szCs w:val="28"/>
        </w:rPr>
      </w:pPr>
      <w:r>
        <w:rPr>
          <w:sz w:val="28"/>
          <w:szCs w:val="28"/>
        </w:rPr>
        <w:t>Хто замовник (назва фірми, підприємства, міністерства, абощо)</w:t>
      </w:r>
    </w:p>
    <w:p w14:paraId="0AAA477A" w14:textId="77777777" w:rsidR="00027871" w:rsidRDefault="00000000">
      <w:pPr>
        <w:numPr>
          <w:ilvl w:val="0"/>
          <w:numId w:val="3"/>
        </w:numPr>
        <w:spacing w:line="240" w:lineRule="auto"/>
        <w:jc w:val="both"/>
        <w:rPr>
          <w:sz w:val="28"/>
          <w:szCs w:val="28"/>
        </w:rPr>
      </w:pPr>
      <w:r>
        <w:rPr>
          <w:sz w:val="28"/>
          <w:szCs w:val="28"/>
        </w:rPr>
        <w:t>Дата (дата початку тендеру)</w:t>
      </w:r>
    </w:p>
    <w:p w14:paraId="4184B989" w14:textId="77777777" w:rsidR="00027871" w:rsidRDefault="00000000">
      <w:pPr>
        <w:numPr>
          <w:ilvl w:val="0"/>
          <w:numId w:val="3"/>
        </w:numPr>
        <w:spacing w:line="240" w:lineRule="auto"/>
        <w:jc w:val="both"/>
        <w:rPr>
          <w:sz w:val="28"/>
          <w:szCs w:val="28"/>
        </w:rPr>
      </w:pPr>
      <w:r>
        <w:rPr>
          <w:sz w:val="28"/>
          <w:szCs w:val="28"/>
        </w:rPr>
        <w:t>Дата подачі документів</w:t>
      </w:r>
    </w:p>
    <w:p w14:paraId="1BCE88AD" w14:textId="77777777" w:rsidR="00027871" w:rsidRDefault="00000000">
      <w:pPr>
        <w:numPr>
          <w:ilvl w:val="0"/>
          <w:numId w:val="3"/>
        </w:numPr>
        <w:spacing w:line="240" w:lineRule="auto"/>
        <w:jc w:val="both"/>
        <w:rPr>
          <w:sz w:val="28"/>
          <w:szCs w:val="28"/>
        </w:rPr>
      </w:pPr>
      <w:r>
        <w:rPr>
          <w:sz w:val="28"/>
          <w:szCs w:val="28"/>
        </w:rPr>
        <w:t>Ціна (дохід для бізнесу)</w:t>
      </w:r>
    </w:p>
    <w:p w14:paraId="5D5E0866" w14:textId="77777777" w:rsidR="00027871" w:rsidRDefault="00000000">
      <w:pPr>
        <w:numPr>
          <w:ilvl w:val="0"/>
          <w:numId w:val="3"/>
        </w:numPr>
        <w:spacing w:line="240" w:lineRule="auto"/>
        <w:jc w:val="both"/>
        <w:rPr>
          <w:sz w:val="28"/>
          <w:szCs w:val="28"/>
        </w:rPr>
      </w:pPr>
      <w:r>
        <w:rPr>
          <w:sz w:val="28"/>
          <w:szCs w:val="28"/>
        </w:rPr>
        <w:t>Пріоритет (важливий, середній, мінімальний)</w:t>
      </w:r>
    </w:p>
    <w:p w14:paraId="7B7509B1" w14:textId="77777777" w:rsidR="00027871" w:rsidRDefault="00000000">
      <w:pPr>
        <w:numPr>
          <w:ilvl w:val="0"/>
          <w:numId w:val="3"/>
        </w:numPr>
        <w:spacing w:line="240" w:lineRule="auto"/>
        <w:jc w:val="both"/>
        <w:rPr>
          <w:sz w:val="28"/>
          <w:szCs w:val="28"/>
        </w:rPr>
      </w:pPr>
      <w:r>
        <w:rPr>
          <w:sz w:val="28"/>
          <w:szCs w:val="28"/>
        </w:rPr>
        <w:lastRenderedPageBreak/>
        <w:t>Статус</w:t>
      </w:r>
    </w:p>
    <w:p w14:paraId="5401C6EE" w14:textId="77777777" w:rsidR="00027871" w:rsidRDefault="00000000">
      <w:pPr>
        <w:numPr>
          <w:ilvl w:val="1"/>
          <w:numId w:val="3"/>
        </w:numPr>
        <w:spacing w:line="240" w:lineRule="auto"/>
        <w:jc w:val="both"/>
        <w:rPr>
          <w:sz w:val="28"/>
          <w:szCs w:val="28"/>
        </w:rPr>
      </w:pPr>
      <w:r>
        <w:rPr>
          <w:sz w:val="28"/>
          <w:szCs w:val="28"/>
        </w:rPr>
        <w:t>Нове (нове замовлення додано в систему, юрист визначає  чи можна прийняти участь в тендері)</w:t>
      </w:r>
    </w:p>
    <w:p w14:paraId="63398D92" w14:textId="77777777" w:rsidR="00027871" w:rsidRDefault="00000000">
      <w:pPr>
        <w:numPr>
          <w:ilvl w:val="1"/>
          <w:numId w:val="3"/>
        </w:numPr>
        <w:spacing w:line="240" w:lineRule="auto"/>
        <w:jc w:val="both"/>
        <w:rPr>
          <w:sz w:val="28"/>
          <w:szCs w:val="28"/>
        </w:rPr>
      </w:pPr>
      <w:r>
        <w:rPr>
          <w:sz w:val="28"/>
          <w:szCs w:val="28"/>
        </w:rPr>
        <w:t>Збір документації (підготовка необхідного пакету тендерної документації)</w:t>
      </w:r>
    </w:p>
    <w:p w14:paraId="31F91692" w14:textId="77777777" w:rsidR="00027871" w:rsidRDefault="00000000">
      <w:pPr>
        <w:numPr>
          <w:ilvl w:val="1"/>
          <w:numId w:val="3"/>
        </w:numPr>
        <w:spacing w:line="240" w:lineRule="auto"/>
        <w:jc w:val="both"/>
        <w:rPr>
          <w:sz w:val="28"/>
          <w:szCs w:val="28"/>
        </w:rPr>
      </w:pPr>
      <w:r>
        <w:rPr>
          <w:sz w:val="28"/>
          <w:szCs w:val="28"/>
        </w:rPr>
        <w:t>В процесі торгів (пакет документів надісланий замовнику, йдуть переговори)</w:t>
      </w:r>
    </w:p>
    <w:p w14:paraId="3BE3B488" w14:textId="77777777" w:rsidR="00027871" w:rsidRDefault="00000000">
      <w:pPr>
        <w:numPr>
          <w:ilvl w:val="1"/>
          <w:numId w:val="3"/>
        </w:numPr>
        <w:spacing w:line="240" w:lineRule="auto"/>
        <w:jc w:val="both"/>
        <w:rPr>
          <w:sz w:val="28"/>
          <w:szCs w:val="28"/>
        </w:rPr>
      </w:pPr>
      <w:r>
        <w:rPr>
          <w:sz w:val="28"/>
          <w:szCs w:val="28"/>
        </w:rPr>
        <w:t>Перемога (виграли тендер, починається  робота над проектом)</w:t>
      </w:r>
    </w:p>
    <w:p w14:paraId="2991A8EA" w14:textId="77777777" w:rsidR="00027871" w:rsidRDefault="00000000">
      <w:pPr>
        <w:numPr>
          <w:ilvl w:val="1"/>
          <w:numId w:val="3"/>
        </w:numPr>
        <w:spacing w:line="240" w:lineRule="auto"/>
        <w:jc w:val="both"/>
        <w:rPr>
          <w:sz w:val="28"/>
          <w:szCs w:val="28"/>
        </w:rPr>
      </w:pPr>
      <w:r>
        <w:rPr>
          <w:sz w:val="28"/>
          <w:szCs w:val="28"/>
        </w:rPr>
        <w:t>Заморожене / скасоване (щось пішло не так зі сторони замовника, або ж пропозиція була відхилена/не прийнята замовником)</w:t>
      </w:r>
    </w:p>
    <w:p w14:paraId="5409D4E0" w14:textId="77777777" w:rsidR="00027871" w:rsidRDefault="00000000">
      <w:pPr>
        <w:numPr>
          <w:ilvl w:val="0"/>
          <w:numId w:val="3"/>
        </w:numPr>
        <w:spacing w:line="240" w:lineRule="auto"/>
        <w:jc w:val="both"/>
        <w:rPr>
          <w:sz w:val="28"/>
          <w:szCs w:val="28"/>
        </w:rPr>
      </w:pPr>
      <w:r>
        <w:rPr>
          <w:sz w:val="28"/>
          <w:szCs w:val="28"/>
        </w:rPr>
        <w:t>Користувач має змогу сортувати список за ціною, пріоритетом, статусом, датою.</w:t>
      </w:r>
    </w:p>
    <w:p w14:paraId="1838743D" w14:textId="77777777" w:rsidR="00027871" w:rsidRDefault="00000000">
      <w:pPr>
        <w:numPr>
          <w:ilvl w:val="0"/>
          <w:numId w:val="3"/>
        </w:numPr>
        <w:spacing w:line="240" w:lineRule="auto"/>
        <w:jc w:val="both"/>
        <w:rPr>
          <w:sz w:val="28"/>
          <w:szCs w:val="28"/>
        </w:rPr>
      </w:pPr>
      <w:r>
        <w:rPr>
          <w:sz w:val="28"/>
          <w:szCs w:val="28"/>
        </w:rPr>
        <w:t>У списку за замовчуванням відображаються перших пʼять замовлень в порядку завершення за датою початку тендеру.</w:t>
      </w:r>
    </w:p>
    <w:p w14:paraId="48CFF9FD" w14:textId="77777777" w:rsidR="00027871" w:rsidRDefault="00000000">
      <w:pPr>
        <w:numPr>
          <w:ilvl w:val="0"/>
          <w:numId w:val="3"/>
        </w:numPr>
        <w:spacing w:line="240" w:lineRule="auto"/>
        <w:jc w:val="both"/>
        <w:rPr>
          <w:sz w:val="28"/>
          <w:szCs w:val="28"/>
        </w:rPr>
      </w:pPr>
      <w:r>
        <w:rPr>
          <w:sz w:val="28"/>
          <w:szCs w:val="28"/>
        </w:rPr>
        <w:t>Користувач має змогу переглянути більше аніж пʼять проектів у списку, скориставшись опцією “Показати більше”</w:t>
      </w:r>
    </w:p>
    <w:p w14:paraId="6DB630BB" w14:textId="77777777" w:rsidR="00027871" w:rsidRDefault="00000000">
      <w:pPr>
        <w:numPr>
          <w:ilvl w:val="0"/>
          <w:numId w:val="3"/>
        </w:numPr>
        <w:jc w:val="both"/>
        <w:rPr>
          <w:sz w:val="28"/>
          <w:szCs w:val="28"/>
        </w:rPr>
      </w:pPr>
      <w:r>
        <w:rPr>
          <w:sz w:val="28"/>
          <w:szCs w:val="28"/>
        </w:rPr>
        <w:t>Користувач має змогу переглянути загальну кількість замовлень</w:t>
      </w:r>
    </w:p>
    <w:p w14:paraId="01785D44" w14:textId="77777777" w:rsidR="00027871" w:rsidRDefault="00027871">
      <w:pPr>
        <w:spacing w:line="240" w:lineRule="auto"/>
        <w:jc w:val="both"/>
        <w:rPr>
          <w:sz w:val="28"/>
          <w:szCs w:val="28"/>
        </w:rPr>
      </w:pPr>
    </w:p>
    <w:p w14:paraId="019E9967" w14:textId="77777777" w:rsidR="00027871" w:rsidRDefault="00000000">
      <w:pPr>
        <w:spacing w:line="240" w:lineRule="auto"/>
        <w:jc w:val="both"/>
        <w:rPr>
          <w:sz w:val="28"/>
          <w:szCs w:val="28"/>
        </w:rPr>
      </w:pPr>
      <w:r>
        <w:rPr>
          <w:sz w:val="28"/>
          <w:szCs w:val="28"/>
        </w:rPr>
        <w:t>Закупівлі - графік, який відображає актуальний процес закупівель на фабриці та складається з таких агрегованих даних:</w:t>
      </w:r>
    </w:p>
    <w:p w14:paraId="3C6FB187" w14:textId="77777777" w:rsidR="00027871" w:rsidRDefault="00027871">
      <w:pPr>
        <w:spacing w:line="240" w:lineRule="auto"/>
        <w:jc w:val="both"/>
        <w:rPr>
          <w:sz w:val="28"/>
          <w:szCs w:val="28"/>
        </w:rPr>
      </w:pPr>
    </w:p>
    <w:p w14:paraId="23FA545B" w14:textId="77777777" w:rsidR="00027871" w:rsidRDefault="00000000">
      <w:pPr>
        <w:numPr>
          <w:ilvl w:val="0"/>
          <w:numId w:val="17"/>
        </w:numPr>
        <w:jc w:val="both"/>
        <w:rPr>
          <w:sz w:val="28"/>
          <w:szCs w:val="28"/>
        </w:rPr>
      </w:pPr>
      <w:r>
        <w:rPr>
          <w:sz w:val="28"/>
          <w:szCs w:val="28"/>
        </w:rPr>
        <w:t>Найменування матеріалу/фурнітури і деталі (код, артикул, відповідно до каталогу Замовника)</w:t>
      </w:r>
    </w:p>
    <w:p w14:paraId="5582FD26" w14:textId="77777777" w:rsidR="00027871" w:rsidRDefault="00000000">
      <w:pPr>
        <w:numPr>
          <w:ilvl w:val="0"/>
          <w:numId w:val="17"/>
        </w:numPr>
        <w:jc w:val="both"/>
        <w:rPr>
          <w:sz w:val="28"/>
          <w:szCs w:val="28"/>
        </w:rPr>
      </w:pPr>
      <w:r>
        <w:rPr>
          <w:sz w:val="28"/>
          <w:szCs w:val="28"/>
        </w:rPr>
        <w:t>Замовлена кількість/метраж певного матеріалу</w:t>
      </w:r>
    </w:p>
    <w:p w14:paraId="1D368FB2" w14:textId="77777777" w:rsidR="00027871" w:rsidRDefault="00000000">
      <w:pPr>
        <w:numPr>
          <w:ilvl w:val="0"/>
          <w:numId w:val="17"/>
        </w:numPr>
        <w:jc w:val="both"/>
        <w:rPr>
          <w:sz w:val="28"/>
          <w:szCs w:val="28"/>
        </w:rPr>
      </w:pPr>
      <w:r>
        <w:rPr>
          <w:sz w:val="28"/>
          <w:szCs w:val="28"/>
        </w:rPr>
        <w:t>Постачальник - назва, контакти</w:t>
      </w:r>
    </w:p>
    <w:p w14:paraId="513360ED" w14:textId="77777777" w:rsidR="00027871" w:rsidRDefault="00000000">
      <w:pPr>
        <w:numPr>
          <w:ilvl w:val="0"/>
          <w:numId w:val="17"/>
        </w:numPr>
        <w:jc w:val="both"/>
        <w:rPr>
          <w:sz w:val="28"/>
          <w:szCs w:val="28"/>
        </w:rPr>
      </w:pPr>
      <w:r>
        <w:rPr>
          <w:sz w:val="28"/>
          <w:szCs w:val="28"/>
        </w:rPr>
        <w:t>Дата поставки (коли приїдуть замовлені матеріали, орієнтовно)</w:t>
      </w:r>
    </w:p>
    <w:p w14:paraId="3B1A45F4" w14:textId="77777777" w:rsidR="00027871" w:rsidRDefault="00000000">
      <w:pPr>
        <w:numPr>
          <w:ilvl w:val="0"/>
          <w:numId w:val="17"/>
        </w:numPr>
        <w:jc w:val="both"/>
        <w:rPr>
          <w:sz w:val="28"/>
          <w:szCs w:val="28"/>
        </w:rPr>
      </w:pPr>
      <w:r>
        <w:rPr>
          <w:sz w:val="28"/>
          <w:szCs w:val="28"/>
        </w:rPr>
        <w:t>Користувач має змогу переглянути загальну кількість замовлень та їхню загальну вартість</w:t>
      </w:r>
    </w:p>
    <w:p w14:paraId="79FA8405" w14:textId="77777777" w:rsidR="00027871" w:rsidRDefault="00027871">
      <w:pPr>
        <w:spacing w:line="240" w:lineRule="auto"/>
        <w:jc w:val="both"/>
        <w:rPr>
          <w:sz w:val="28"/>
          <w:szCs w:val="28"/>
        </w:rPr>
      </w:pPr>
    </w:p>
    <w:p w14:paraId="1AA7A09D" w14:textId="77777777" w:rsidR="00027871" w:rsidRDefault="00000000">
      <w:pPr>
        <w:spacing w:line="240" w:lineRule="auto"/>
        <w:jc w:val="both"/>
        <w:rPr>
          <w:sz w:val="28"/>
          <w:szCs w:val="28"/>
        </w:rPr>
      </w:pPr>
      <w:r>
        <w:rPr>
          <w:sz w:val="28"/>
          <w:szCs w:val="28"/>
        </w:rPr>
        <w:t>Виробничі підрозділи та їхні навантаження - список, який відображає актуальне  навантаження кожного підрозділу фабрики та містить такі дані:</w:t>
      </w:r>
    </w:p>
    <w:p w14:paraId="2BC976FC" w14:textId="77777777" w:rsidR="00027871" w:rsidRDefault="00027871">
      <w:pPr>
        <w:spacing w:line="240" w:lineRule="auto"/>
        <w:jc w:val="both"/>
        <w:rPr>
          <w:sz w:val="28"/>
          <w:szCs w:val="28"/>
        </w:rPr>
      </w:pPr>
    </w:p>
    <w:p w14:paraId="6AE6741E" w14:textId="77777777" w:rsidR="00027871" w:rsidRDefault="00000000">
      <w:pPr>
        <w:numPr>
          <w:ilvl w:val="0"/>
          <w:numId w:val="22"/>
        </w:numPr>
        <w:spacing w:line="240" w:lineRule="auto"/>
        <w:jc w:val="both"/>
        <w:rPr>
          <w:sz w:val="28"/>
          <w:szCs w:val="28"/>
        </w:rPr>
      </w:pPr>
      <w:r>
        <w:rPr>
          <w:sz w:val="28"/>
          <w:szCs w:val="28"/>
        </w:rPr>
        <w:t>Назва виробничого підрозділу</w:t>
      </w:r>
    </w:p>
    <w:p w14:paraId="2601832F" w14:textId="77777777" w:rsidR="00027871" w:rsidRDefault="00000000">
      <w:pPr>
        <w:numPr>
          <w:ilvl w:val="0"/>
          <w:numId w:val="22"/>
        </w:numPr>
        <w:spacing w:line="240" w:lineRule="auto"/>
        <w:jc w:val="both"/>
        <w:rPr>
          <w:sz w:val="28"/>
          <w:szCs w:val="28"/>
        </w:rPr>
      </w:pPr>
      <w:r>
        <w:rPr>
          <w:sz w:val="28"/>
          <w:szCs w:val="28"/>
        </w:rPr>
        <w:t>Адреса (фізична)</w:t>
      </w:r>
    </w:p>
    <w:p w14:paraId="23126549" w14:textId="77777777" w:rsidR="00027871" w:rsidRDefault="00000000">
      <w:pPr>
        <w:numPr>
          <w:ilvl w:val="0"/>
          <w:numId w:val="22"/>
        </w:numPr>
        <w:spacing w:line="240" w:lineRule="auto"/>
        <w:jc w:val="both"/>
        <w:rPr>
          <w:sz w:val="28"/>
          <w:szCs w:val="28"/>
        </w:rPr>
      </w:pPr>
      <w:r>
        <w:rPr>
          <w:sz w:val="28"/>
          <w:szCs w:val="28"/>
        </w:rPr>
        <w:t>Кількість активних проектів, в яких бере участь підрозділ.</w:t>
      </w:r>
    </w:p>
    <w:p w14:paraId="13C478BD" w14:textId="77777777" w:rsidR="00027871" w:rsidRDefault="00027871">
      <w:pPr>
        <w:spacing w:line="240" w:lineRule="auto"/>
        <w:jc w:val="both"/>
        <w:rPr>
          <w:sz w:val="28"/>
          <w:szCs w:val="28"/>
        </w:rPr>
      </w:pPr>
    </w:p>
    <w:p w14:paraId="7358AE9E" w14:textId="77777777" w:rsidR="00027871" w:rsidRDefault="00027871">
      <w:pPr>
        <w:spacing w:line="240" w:lineRule="auto"/>
        <w:jc w:val="both"/>
        <w:rPr>
          <w:sz w:val="28"/>
          <w:szCs w:val="28"/>
        </w:rPr>
      </w:pPr>
    </w:p>
    <w:p w14:paraId="2C2FD9F0" w14:textId="77777777" w:rsidR="00027871" w:rsidRDefault="00000000">
      <w:pPr>
        <w:pStyle w:val="2"/>
        <w:spacing w:line="240" w:lineRule="auto"/>
        <w:jc w:val="both"/>
      </w:pPr>
      <w:bookmarkStart w:id="115" w:name="_ykyzko38he" w:colFirst="0" w:colLast="0"/>
      <w:bookmarkEnd w:id="115"/>
      <w:r>
        <w:t>Керування користувачами</w:t>
      </w:r>
    </w:p>
    <w:p w14:paraId="42C88D73" w14:textId="77777777" w:rsidR="00027871" w:rsidRDefault="00027871">
      <w:pPr>
        <w:spacing w:line="240" w:lineRule="auto"/>
        <w:jc w:val="both"/>
        <w:rPr>
          <w:sz w:val="28"/>
          <w:szCs w:val="28"/>
        </w:rPr>
      </w:pPr>
    </w:p>
    <w:p w14:paraId="22E756A3" w14:textId="77777777" w:rsidR="00027871" w:rsidRDefault="00000000">
      <w:pPr>
        <w:spacing w:line="240" w:lineRule="auto"/>
        <w:jc w:val="both"/>
        <w:rPr>
          <w:sz w:val="28"/>
          <w:szCs w:val="28"/>
        </w:rPr>
      </w:pPr>
      <w:r>
        <w:rPr>
          <w:sz w:val="28"/>
          <w:szCs w:val="28"/>
        </w:rPr>
        <w:t>Системою одночасно може користуватись багато юзерів, тому має існувати роль Суперадміна. Цей користувач має мати змогу запрошувати, видаляти і контролювати доступи інших користувачів.</w:t>
      </w:r>
    </w:p>
    <w:p w14:paraId="1FF3673C" w14:textId="77777777" w:rsidR="00027871" w:rsidRDefault="00027871">
      <w:pPr>
        <w:spacing w:line="240" w:lineRule="auto"/>
        <w:jc w:val="both"/>
        <w:rPr>
          <w:sz w:val="28"/>
          <w:szCs w:val="28"/>
        </w:rPr>
      </w:pPr>
    </w:p>
    <w:p w14:paraId="57CC2F3A" w14:textId="77777777" w:rsidR="00027871" w:rsidRDefault="00000000">
      <w:pPr>
        <w:spacing w:line="240" w:lineRule="auto"/>
        <w:jc w:val="both"/>
        <w:rPr>
          <w:sz w:val="28"/>
          <w:szCs w:val="28"/>
        </w:rPr>
      </w:pPr>
      <w:r>
        <w:rPr>
          <w:sz w:val="28"/>
          <w:szCs w:val="28"/>
        </w:rPr>
        <w:t xml:space="preserve">Користувач в ролі Суперадмін має мати змогу залогінитись в систему, використовуючи свої логін і пароль. </w:t>
      </w:r>
    </w:p>
    <w:p w14:paraId="4F3CBA62" w14:textId="77777777" w:rsidR="00027871" w:rsidRDefault="00027871">
      <w:pPr>
        <w:spacing w:line="240" w:lineRule="auto"/>
        <w:jc w:val="both"/>
        <w:rPr>
          <w:sz w:val="28"/>
          <w:szCs w:val="28"/>
        </w:rPr>
      </w:pPr>
    </w:p>
    <w:p w14:paraId="67C7142C" w14:textId="77777777" w:rsidR="00027871" w:rsidRDefault="00000000">
      <w:pPr>
        <w:spacing w:line="240" w:lineRule="auto"/>
        <w:jc w:val="both"/>
        <w:rPr>
          <w:sz w:val="28"/>
          <w:szCs w:val="28"/>
        </w:rPr>
      </w:pPr>
      <w:r>
        <w:rPr>
          <w:sz w:val="28"/>
          <w:szCs w:val="28"/>
        </w:rPr>
        <w:t>Користувач в ролі Суперадмін має мати змогу переглянути список активних Користувачів (всіх не заархівованих).</w:t>
      </w:r>
    </w:p>
    <w:p w14:paraId="5B5DBC44" w14:textId="77777777" w:rsidR="00027871" w:rsidRDefault="00027871">
      <w:pPr>
        <w:spacing w:line="240" w:lineRule="auto"/>
        <w:jc w:val="both"/>
        <w:rPr>
          <w:sz w:val="28"/>
          <w:szCs w:val="28"/>
        </w:rPr>
      </w:pPr>
    </w:p>
    <w:p w14:paraId="360C6634" w14:textId="77777777" w:rsidR="00027871" w:rsidRDefault="00000000">
      <w:pPr>
        <w:spacing w:line="240" w:lineRule="auto"/>
        <w:jc w:val="both"/>
        <w:rPr>
          <w:sz w:val="28"/>
          <w:szCs w:val="28"/>
        </w:rPr>
      </w:pPr>
      <w:r>
        <w:rPr>
          <w:sz w:val="28"/>
          <w:szCs w:val="28"/>
        </w:rPr>
        <w:t>Користувач в ролі Суперадмін має мати змогу переглянути деталі активних Користувачів (включаючи їх ім’я, емейл, роль та рівень доступу в системі).</w:t>
      </w:r>
    </w:p>
    <w:p w14:paraId="14B9A924" w14:textId="77777777" w:rsidR="00027871" w:rsidRDefault="00027871">
      <w:pPr>
        <w:spacing w:line="240" w:lineRule="auto"/>
        <w:jc w:val="both"/>
        <w:rPr>
          <w:sz w:val="28"/>
          <w:szCs w:val="28"/>
        </w:rPr>
      </w:pPr>
    </w:p>
    <w:p w14:paraId="319A9229" w14:textId="77777777" w:rsidR="00027871" w:rsidRDefault="00000000">
      <w:pPr>
        <w:spacing w:line="240" w:lineRule="auto"/>
        <w:jc w:val="both"/>
        <w:rPr>
          <w:sz w:val="28"/>
          <w:szCs w:val="28"/>
        </w:rPr>
      </w:pPr>
      <w:r>
        <w:rPr>
          <w:sz w:val="28"/>
          <w:szCs w:val="28"/>
        </w:rPr>
        <w:t>Користувач в ролі Суперадмін має мати змогу додати нового користувача, створити їхній профіль та встановити їм тимчасовий пароль для логування.</w:t>
      </w:r>
    </w:p>
    <w:p w14:paraId="11E5FEB2" w14:textId="77777777" w:rsidR="00027871" w:rsidRDefault="00027871">
      <w:pPr>
        <w:spacing w:line="240" w:lineRule="auto"/>
        <w:jc w:val="both"/>
        <w:rPr>
          <w:sz w:val="28"/>
          <w:szCs w:val="28"/>
        </w:rPr>
      </w:pPr>
    </w:p>
    <w:p w14:paraId="3F68B74C" w14:textId="77777777" w:rsidR="00027871" w:rsidRDefault="00000000">
      <w:pPr>
        <w:spacing w:line="240" w:lineRule="auto"/>
        <w:jc w:val="both"/>
        <w:rPr>
          <w:sz w:val="28"/>
          <w:szCs w:val="28"/>
        </w:rPr>
      </w:pPr>
      <w:r>
        <w:rPr>
          <w:sz w:val="28"/>
          <w:szCs w:val="28"/>
        </w:rPr>
        <w:t xml:space="preserve">Користувач в ролі Суперадмін має мати змогу присвоїти новому користувачеві певну роль в системі і встановити їх рівень доступу (детальніше доступи розписані у </w:t>
      </w:r>
      <w:hyperlink r:id="rId24" w:anchor="gid=0">
        <w:r>
          <w:rPr>
            <w:color w:val="1155CC"/>
            <w:sz w:val="28"/>
            <w:szCs w:val="28"/>
            <w:u w:val="single"/>
          </w:rPr>
          <w:t>Матриці ролей</w:t>
        </w:r>
      </w:hyperlink>
      <w:r>
        <w:rPr>
          <w:sz w:val="28"/>
          <w:szCs w:val="28"/>
        </w:rPr>
        <w:t>).</w:t>
      </w:r>
    </w:p>
    <w:p w14:paraId="2F4CC723" w14:textId="77777777" w:rsidR="00027871" w:rsidRDefault="00027871">
      <w:pPr>
        <w:spacing w:line="240" w:lineRule="auto"/>
        <w:jc w:val="both"/>
        <w:rPr>
          <w:sz w:val="28"/>
          <w:szCs w:val="28"/>
        </w:rPr>
      </w:pPr>
    </w:p>
    <w:p w14:paraId="2F804C1A" w14:textId="77777777" w:rsidR="00027871" w:rsidRDefault="00000000">
      <w:pPr>
        <w:spacing w:line="240" w:lineRule="auto"/>
        <w:jc w:val="both"/>
        <w:rPr>
          <w:sz w:val="28"/>
          <w:szCs w:val="28"/>
        </w:rPr>
      </w:pPr>
      <w:r>
        <w:rPr>
          <w:sz w:val="28"/>
          <w:szCs w:val="28"/>
        </w:rPr>
        <w:t>Користувач в ролі Суперадмін має мати змогу змінити роль користувача і змінити їх рівень доступу незалежно від ролі.</w:t>
      </w:r>
    </w:p>
    <w:p w14:paraId="67F458BC" w14:textId="77777777" w:rsidR="00027871" w:rsidRDefault="00027871">
      <w:pPr>
        <w:spacing w:line="240" w:lineRule="auto"/>
        <w:jc w:val="both"/>
        <w:rPr>
          <w:sz w:val="28"/>
          <w:szCs w:val="28"/>
        </w:rPr>
      </w:pPr>
    </w:p>
    <w:p w14:paraId="23FD1597" w14:textId="77777777" w:rsidR="00027871" w:rsidRDefault="00000000">
      <w:pPr>
        <w:spacing w:line="240" w:lineRule="auto"/>
        <w:jc w:val="both"/>
        <w:rPr>
          <w:sz w:val="28"/>
          <w:szCs w:val="28"/>
        </w:rPr>
      </w:pPr>
      <w:r>
        <w:rPr>
          <w:sz w:val="28"/>
          <w:szCs w:val="28"/>
        </w:rPr>
        <w:t xml:space="preserve">Користувач в ролі Суперадмін має мати змогу видалити (заархівувати) певного користувача та/або заблокувати їм доступ до системи. </w:t>
      </w:r>
    </w:p>
    <w:p w14:paraId="3F320DE8" w14:textId="77777777" w:rsidR="00027871" w:rsidRDefault="00027871">
      <w:pPr>
        <w:spacing w:line="240" w:lineRule="auto"/>
        <w:jc w:val="both"/>
        <w:rPr>
          <w:sz w:val="28"/>
          <w:szCs w:val="28"/>
        </w:rPr>
      </w:pPr>
    </w:p>
    <w:p w14:paraId="7E4C6521" w14:textId="77777777" w:rsidR="00027871" w:rsidRDefault="00000000">
      <w:pPr>
        <w:spacing w:line="240" w:lineRule="auto"/>
        <w:jc w:val="both"/>
        <w:rPr>
          <w:sz w:val="28"/>
          <w:szCs w:val="28"/>
        </w:rPr>
      </w:pPr>
      <w:r>
        <w:rPr>
          <w:sz w:val="28"/>
          <w:szCs w:val="28"/>
        </w:rPr>
        <w:t>Користувач в ролі Суперадмін має мати змогу відновити заархівованого або заблокованого користувача у системі і івідновити їх доступи.</w:t>
      </w:r>
    </w:p>
    <w:p w14:paraId="53D099C0" w14:textId="77777777" w:rsidR="00027871" w:rsidRDefault="00027871">
      <w:pPr>
        <w:spacing w:line="240" w:lineRule="auto"/>
        <w:jc w:val="both"/>
        <w:rPr>
          <w:sz w:val="28"/>
          <w:szCs w:val="28"/>
        </w:rPr>
      </w:pPr>
    </w:p>
    <w:p w14:paraId="04A730D9" w14:textId="77777777" w:rsidR="00027871" w:rsidRDefault="00027871">
      <w:pPr>
        <w:spacing w:line="240" w:lineRule="auto"/>
        <w:jc w:val="both"/>
        <w:rPr>
          <w:sz w:val="28"/>
          <w:szCs w:val="28"/>
        </w:rPr>
      </w:pPr>
    </w:p>
    <w:p w14:paraId="1D099CFF" w14:textId="77777777" w:rsidR="00027871" w:rsidRDefault="00000000">
      <w:pPr>
        <w:pStyle w:val="2"/>
        <w:spacing w:line="240" w:lineRule="auto"/>
        <w:jc w:val="both"/>
      </w:pPr>
      <w:bookmarkStart w:id="116" w:name="_jhpc3hgten7f" w:colFirst="0" w:colLast="0"/>
      <w:bookmarkEnd w:id="116"/>
      <w:r>
        <w:lastRenderedPageBreak/>
        <w:t>Сповіщення та нагадування</w:t>
      </w:r>
    </w:p>
    <w:p w14:paraId="14D8A3E7" w14:textId="77777777" w:rsidR="00027871" w:rsidRDefault="00000000">
      <w:pPr>
        <w:spacing w:line="240" w:lineRule="auto"/>
        <w:jc w:val="both"/>
        <w:rPr>
          <w:sz w:val="28"/>
          <w:szCs w:val="28"/>
        </w:rPr>
      </w:pPr>
      <w:r>
        <w:rPr>
          <w:sz w:val="28"/>
          <w:szCs w:val="28"/>
        </w:rPr>
        <w:t>Розділ Сповіщення має відображати повідомлення і нагадування для користувача.</w:t>
      </w:r>
    </w:p>
    <w:p w14:paraId="56149069" w14:textId="77777777" w:rsidR="00027871" w:rsidRDefault="00027871">
      <w:pPr>
        <w:jc w:val="both"/>
        <w:rPr>
          <w:sz w:val="28"/>
          <w:szCs w:val="28"/>
        </w:rPr>
      </w:pPr>
    </w:p>
    <w:p w14:paraId="6DF4EE86" w14:textId="77777777" w:rsidR="00027871" w:rsidRDefault="00000000">
      <w:pPr>
        <w:jc w:val="both"/>
        <w:rPr>
          <w:sz w:val="28"/>
          <w:szCs w:val="28"/>
        </w:rPr>
      </w:pPr>
      <w:r>
        <w:rPr>
          <w:sz w:val="28"/>
          <w:szCs w:val="28"/>
        </w:rPr>
        <w:t>Сповіщення передбачає що користувач має отримувати повідомлення в системі про оновлення/зміни які були додані в замовлення іншими користувачами, наприклад:</w:t>
      </w:r>
    </w:p>
    <w:p w14:paraId="686F7779" w14:textId="77777777" w:rsidR="00027871" w:rsidRDefault="00000000">
      <w:pPr>
        <w:numPr>
          <w:ilvl w:val="1"/>
          <w:numId w:val="42"/>
        </w:numPr>
        <w:jc w:val="both"/>
        <w:rPr>
          <w:sz w:val="28"/>
          <w:szCs w:val="28"/>
        </w:rPr>
      </w:pPr>
      <w:r>
        <w:rPr>
          <w:sz w:val="28"/>
          <w:szCs w:val="28"/>
        </w:rPr>
        <w:t>Інший користувач додав документ</w:t>
      </w:r>
    </w:p>
    <w:p w14:paraId="17475346" w14:textId="77777777" w:rsidR="00027871" w:rsidRDefault="00000000">
      <w:pPr>
        <w:numPr>
          <w:ilvl w:val="1"/>
          <w:numId w:val="42"/>
        </w:numPr>
        <w:jc w:val="both"/>
        <w:rPr>
          <w:sz w:val="28"/>
          <w:szCs w:val="28"/>
        </w:rPr>
      </w:pPr>
      <w:r>
        <w:rPr>
          <w:sz w:val="28"/>
          <w:szCs w:val="28"/>
        </w:rPr>
        <w:t>Інший користувач додав нотатку до замовлення</w:t>
      </w:r>
    </w:p>
    <w:p w14:paraId="265250A4" w14:textId="77777777" w:rsidR="00027871" w:rsidRDefault="00000000">
      <w:pPr>
        <w:numPr>
          <w:ilvl w:val="1"/>
          <w:numId w:val="42"/>
        </w:numPr>
        <w:jc w:val="both"/>
        <w:rPr>
          <w:sz w:val="28"/>
          <w:szCs w:val="28"/>
        </w:rPr>
      </w:pPr>
      <w:r>
        <w:rPr>
          <w:sz w:val="28"/>
          <w:szCs w:val="28"/>
        </w:rPr>
        <w:t>Інший користувач змінив статус замовлення</w:t>
      </w:r>
    </w:p>
    <w:p w14:paraId="3EEC5D80" w14:textId="77777777" w:rsidR="00027871" w:rsidRDefault="00000000">
      <w:pPr>
        <w:numPr>
          <w:ilvl w:val="1"/>
          <w:numId w:val="42"/>
        </w:numPr>
        <w:jc w:val="both"/>
        <w:rPr>
          <w:sz w:val="28"/>
          <w:szCs w:val="28"/>
        </w:rPr>
      </w:pPr>
      <w:r>
        <w:rPr>
          <w:sz w:val="28"/>
          <w:szCs w:val="28"/>
        </w:rPr>
        <w:t>Отримано відповіді чи оновлення по надісланих запитах</w:t>
      </w:r>
    </w:p>
    <w:p w14:paraId="0CCBBAA4" w14:textId="77777777" w:rsidR="00027871" w:rsidRDefault="00027871">
      <w:pPr>
        <w:spacing w:line="240" w:lineRule="auto"/>
        <w:jc w:val="both"/>
        <w:rPr>
          <w:sz w:val="28"/>
          <w:szCs w:val="28"/>
        </w:rPr>
      </w:pPr>
    </w:p>
    <w:p w14:paraId="7EC3CF76" w14:textId="77777777" w:rsidR="00027871" w:rsidRDefault="00000000">
      <w:pPr>
        <w:spacing w:line="240" w:lineRule="auto"/>
        <w:jc w:val="both"/>
        <w:rPr>
          <w:sz w:val="28"/>
          <w:szCs w:val="28"/>
        </w:rPr>
      </w:pPr>
      <w:r>
        <w:rPr>
          <w:sz w:val="28"/>
          <w:szCs w:val="28"/>
        </w:rPr>
        <w:t>Користувачі мають отримувати сповіщення в таких випадках:</w:t>
      </w:r>
    </w:p>
    <w:p w14:paraId="38FAD050" w14:textId="77777777" w:rsidR="00027871" w:rsidRDefault="00027871">
      <w:pPr>
        <w:spacing w:line="240" w:lineRule="auto"/>
        <w:jc w:val="both"/>
        <w:rPr>
          <w:sz w:val="28"/>
          <w:szCs w:val="28"/>
        </w:rPr>
      </w:pPr>
    </w:p>
    <w:p w14:paraId="09165D04" w14:textId="77777777" w:rsidR="00027871" w:rsidRDefault="00000000">
      <w:pPr>
        <w:numPr>
          <w:ilvl w:val="0"/>
          <w:numId w:val="48"/>
        </w:numPr>
        <w:spacing w:line="240" w:lineRule="auto"/>
        <w:jc w:val="both"/>
        <w:rPr>
          <w:sz w:val="28"/>
          <w:szCs w:val="28"/>
        </w:rPr>
      </w:pPr>
      <w:r>
        <w:rPr>
          <w:sz w:val="28"/>
          <w:szCs w:val="28"/>
        </w:rPr>
        <w:t xml:space="preserve">Створення завдання. </w:t>
      </w:r>
    </w:p>
    <w:p w14:paraId="39FB0EA9" w14:textId="77777777" w:rsidR="00027871" w:rsidRDefault="00027871">
      <w:pPr>
        <w:spacing w:line="240" w:lineRule="auto"/>
        <w:ind w:left="720"/>
        <w:jc w:val="both"/>
        <w:rPr>
          <w:sz w:val="28"/>
          <w:szCs w:val="28"/>
        </w:rPr>
      </w:pPr>
    </w:p>
    <w:p w14:paraId="6F6E49AD" w14:textId="77777777" w:rsidR="00027871" w:rsidRDefault="00000000">
      <w:pPr>
        <w:spacing w:line="240" w:lineRule="auto"/>
        <w:jc w:val="both"/>
        <w:rPr>
          <w:sz w:val="28"/>
          <w:szCs w:val="28"/>
        </w:rPr>
      </w:pPr>
      <w:r>
        <w:rPr>
          <w:sz w:val="28"/>
          <w:szCs w:val="28"/>
        </w:rPr>
        <w:t xml:space="preserve">Користувач має мати змогу отримати сповіщення, коли хтось створив завдання на цього користувача. </w:t>
      </w:r>
    </w:p>
    <w:p w14:paraId="750D5B58" w14:textId="77777777" w:rsidR="00027871" w:rsidRDefault="00000000">
      <w:pPr>
        <w:spacing w:line="240" w:lineRule="auto"/>
        <w:jc w:val="both"/>
        <w:rPr>
          <w:sz w:val="28"/>
          <w:szCs w:val="28"/>
        </w:rPr>
      </w:pPr>
      <w:r>
        <w:rPr>
          <w:sz w:val="28"/>
          <w:szCs w:val="28"/>
        </w:rPr>
        <w:t xml:space="preserve">Сповіщення про завдання має містити наступні деталі: </w:t>
      </w:r>
    </w:p>
    <w:p w14:paraId="1C763595" w14:textId="77777777" w:rsidR="00027871" w:rsidRDefault="00000000">
      <w:pPr>
        <w:numPr>
          <w:ilvl w:val="1"/>
          <w:numId w:val="48"/>
        </w:numPr>
        <w:spacing w:line="240" w:lineRule="auto"/>
        <w:jc w:val="both"/>
        <w:rPr>
          <w:sz w:val="28"/>
          <w:szCs w:val="28"/>
        </w:rPr>
      </w:pPr>
      <w:r>
        <w:rPr>
          <w:sz w:val="28"/>
          <w:szCs w:val="28"/>
        </w:rPr>
        <w:t>Заголовок - “Створено нове Завдання”</w:t>
      </w:r>
    </w:p>
    <w:p w14:paraId="7DF25D48" w14:textId="77777777" w:rsidR="00027871" w:rsidRDefault="00000000">
      <w:pPr>
        <w:numPr>
          <w:ilvl w:val="1"/>
          <w:numId w:val="48"/>
        </w:numPr>
        <w:spacing w:line="240" w:lineRule="auto"/>
        <w:jc w:val="both"/>
        <w:rPr>
          <w:sz w:val="28"/>
          <w:szCs w:val="28"/>
        </w:rPr>
      </w:pPr>
      <w:r>
        <w:rPr>
          <w:sz w:val="28"/>
          <w:szCs w:val="28"/>
        </w:rPr>
        <w:t>Хто створив завдання</w:t>
      </w:r>
    </w:p>
    <w:p w14:paraId="55F19049" w14:textId="77777777" w:rsidR="00027871" w:rsidRDefault="00000000">
      <w:pPr>
        <w:numPr>
          <w:ilvl w:val="1"/>
          <w:numId w:val="48"/>
        </w:numPr>
        <w:spacing w:line="240" w:lineRule="auto"/>
        <w:jc w:val="both"/>
        <w:rPr>
          <w:sz w:val="28"/>
          <w:szCs w:val="28"/>
        </w:rPr>
      </w:pPr>
      <w:r>
        <w:rPr>
          <w:sz w:val="28"/>
          <w:szCs w:val="28"/>
        </w:rPr>
        <w:t>В чому полягає завдання</w:t>
      </w:r>
    </w:p>
    <w:p w14:paraId="2F39278C" w14:textId="77777777" w:rsidR="00027871" w:rsidRDefault="00000000">
      <w:pPr>
        <w:numPr>
          <w:ilvl w:val="1"/>
          <w:numId w:val="48"/>
        </w:numPr>
        <w:spacing w:line="240" w:lineRule="auto"/>
        <w:jc w:val="both"/>
        <w:rPr>
          <w:sz w:val="28"/>
          <w:szCs w:val="28"/>
        </w:rPr>
      </w:pPr>
      <w:r>
        <w:rPr>
          <w:sz w:val="28"/>
          <w:szCs w:val="28"/>
        </w:rPr>
        <w:t>Дата створення</w:t>
      </w:r>
    </w:p>
    <w:p w14:paraId="3EAEF655" w14:textId="77777777" w:rsidR="00027871" w:rsidRDefault="00000000">
      <w:pPr>
        <w:numPr>
          <w:ilvl w:val="1"/>
          <w:numId w:val="48"/>
        </w:numPr>
        <w:spacing w:line="240" w:lineRule="auto"/>
        <w:jc w:val="both"/>
        <w:rPr>
          <w:sz w:val="28"/>
          <w:szCs w:val="28"/>
        </w:rPr>
      </w:pPr>
      <w:r>
        <w:rPr>
          <w:sz w:val="28"/>
          <w:szCs w:val="28"/>
        </w:rPr>
        <w:t xml:space="preserve">Дедлайн виконання, </w:t>
      </w:r>
    </w:p>
    <w:p w14:paraId="592CF7DD" w14:textId="77777777" w:rsidR="00027871" w:rsidRDefault="00000000">
      <w:pPr>
        <w:numPr>
          <w:ilvl w:val="1"/>
          <w:numId w:val="48"/>
        </w:numPr>
        <w:spacing w:line="240" w:lineRule="auto"/>
        <w:jc w:val="both"/>
        <w:rPr>
          <w:sz w:val="28"/>
          <w:szCs w:val="28"/>
        </w:rPr>
      </w:pPr>
      <w:r>
        <w:rPr>
          <w:sz w:val="28"/>
          <w:szCs w:val="28"/>
        </w:rPr>
        <w:t>Посилання на сторінку з завданнями.</w:t>
      </w:r>
    </w:p>
    <w:p w14:paraId="2D2DC316" w14:textId="77777777" w:rsidR="00027871" w:rsidRDefault="00027871">
      <w:pPr>
        <w:spacing w:line="240" w:lineRule="auto"/>
        <w:ind w:left="1440"/>
        <w:jc w:val="both"/>
        <w:rPr>
          <w:sz w:val="28"/>
          <w:szCs w:val="28"/>
        </w:rPr>
      </w:pPr>
    </w:p>
    <w:p w14:paraId="4FA1E8C0" w14:textId="77777777" w:rsidR="00027871" w:rsidRDefault="00000000">
      <w:pPr>
        <w:numPr>
          <w:ilvl w:val="0"/>
          <w:numId w:val="48"/>
        </w:numPr>
        <w:spacing w:line="240" w:lineRule="auto"/>
        <w:jc w:val="both"/>
        <w:rPr>
          <w:sz w:val="28"/>
          <w:szCs w:val="28"/>
        </w:rPr>
      </w:pPr>
      <w:r>
        <w:rPr>
          <w:sz w:val="28"/>
          <w:szCs w:val="28"/>
        </w:rPr>
        <w:t>Створення чек-ліста.</w:t>
      </w:r>
    </w:p>
    <w:p w14:paraId="116AEBB7" w14:textId="77777777" w:rsidR="00027871" w:rsidRDefault="00027871">
      <w:pPr>
        <w:spacing w:line="240" w:lineRule="auto"/>
        <w:jc w:val="both"/>
        <w:rPr>
          <w:sz w:val="28"/>
          <w:szCs w:val="28"/>
        </w:rPr>
      </w:pPr>
    </w:p>
    <w:p w14:paraId="4DE1766A" w14:textId="77777777" w:rsidR="00027871" w:rsidRDefault="00000000">
      <w:pPr>
        <w:spacing w:line="240" w:lineRule="auto"/>
        <w:jc w:val="both"/>
        <w:rPr>
          <w:sz w:val="28"/>
          <w:szCs w:val="28"/>
        </w:rPr>
      </w:pPr>
      <w:r>
        <w:rPr>
          <w:sz w:val="28"/>
          <w:szCs w:val="28"/>
        </w:rPr>
        <w:t xml:space="preserve">Користувач має мати змогу отримати сповіщення, коли хтось створив чек-ліст і тегнув у ньому цього користувача. </w:t>
      </w:r>
    </w:p>
    <w:p w14:paraId="5D889D6B" w14:textId="77777777" w:rsidR="00027871" w:rsidRDefault="00000000">
      <w:pPr>
        <w:spacing w:line="240" w:lineRule="auto"/>
        <w:jc w:val="both"/>
        <w:rPr>
          <w:sz w:val="28"/>
          <w:szCs w:val="28"/>
        </w:rPr>
      </w:pPr>
      <w:r>
        <w:rPr>
          <w:sz w:val="28"/>
          <w:szCs w:val="28"/>
        </w:rPr>
        <w:t xml:space="preserve">Сповіщення про Чек-ліст має містити наступні деталі: </w:t>
      </w:r>
    </w:p>
    <w:p w14:paraId="5D0BF4B3" w14:textId="77777777" w:rsidR="00027871" w:rsidRDefault="00000000">
      <w:pPr>
        <w:numPr>
          <w:ilvl w:val="1"/>
          <w:numId w:val="48"/>
        </w:numPr>
        <w:spacing w:line="240" w:lineRule="auto"/>
        <w:jc w:val="both"/>
        <w:rPr>
          <w:sz w:val="28"/>
          <w:szCs w:val="28"/>
        </w:rPr>
      </w:pPr>
      <w:r>
        <w:rPr>
          <w:sz w:val="28"/>
          <w:szCs w:val="28"/>
        </w:rPr>
        <w:t>Заголовок - “Вас відмічено у Чек-лісті”</w:t>
      </w:r>
    </w:p>
    <w:p w14:paraId="2EB76745" w14:textId="77777777" w:rsidR="00027871" w:rsidRDefault="00000000">
      <w:pPr>
        <w:numPr>
          <w:ilvl w:val="1"/>
          <w:numId w:val="48"/>
        </w:numPr>
        <w:spacing w:line="240" w:lineRule="auto"/>
        <w:jc w:val="both"/>
        <w:rPr>
          <w:sz w:val="28"/>
          <w:szCs w:val="28"/>
        </w:rPr>
      </w:pPr>
      <w:r>
        <w:rPr>
          <w:sz w:val="28"/>
          <w:szCs w:val="28"/>
        </w:rPr>
        <w:t>Хто створив задачу у чек-лісті/чек-ліст</w:t>
      </w:r>
    </w:p>
    <w:p w14:paraId="4D019FA7" w14:textId="77777777" w:rsidR="00027871" w:rsidRDefault="00000000">
      <w:pPr>
        <w:numPr>
          <w:ilvl w:val="1"/>
          <w:numId w:val="48"/>
        </w:numPr>
        <w:spacing w:line="240" w:lineRule="auto"/>
        <w:jc w:val="both"/>
        <w:rPr>
          <w:sz w:val="28"/>
          <w:szCs w:val="28"/>
        </w:rPr>
      </w:pPr>
      <w:r>
        <w:rPr>
          <w:sz w:val="28"/>
          <w:szCs w:val="28"/>
        </w:rPr>
        <w:t>Пункти списку Чек-діста</w:t>
      </w:r>
    </w:p>
    <w:p w14:paraId="52569E7C" w14:textId="77777777" w:rsidR="00027871" w:rsidRDefault="00000000">
      <w:pPr>
        <w:numPr>
          <w:ilvl w:val="1"/>
          <w:numId w:val="48"/>
        </w:numPr>
        <w:spacing w:line="240" w:lineRule="auto"/>
        <w:jc w:val="both"/>
        <w:rPr>
          <w:sz w:val="28"/>
          <w:szCs w:val="28"/>
        </w:rPr>
      </w:pPr>
      <w:r>
        <w:rPr>
          <w:sz w:val="28"/>
          <w:szCs w:val="28"/>
        </w:rPr>
        <w:t>Дата створення</w:t>
      </w:r>
    </w:p>
    <w:p w14:paraId="600AEC90" w14:textId="77777777" w:rsidR="00027871" w:rsidRDefault="00000000">
      <w:pPr>
        <w:numPr>
          <w:ilvl w:val="1"/>
          <w:numId w:val="48"/>
        </w:numPr>
        <w:spacing w:line="240" w:lineRule="auto"/>
        <w:jc w:val="both"/>
        <w:rPr>
          <w:sz w:val="28"/>
          <w:szCs w:val="28"/>
        </w:rPr>
      </w:pPr>
      <w:r>
        <w:rPr>
          <w:sz w:val="28"/>
          <w:szCs w:val="28"/>
        </w:rPr>
        <w:t xml:space="preserve">Дедлайн виконання </w:t>
      </w:r>
    </w:p>
    <w:p w14:paraId="1E223146" w14:textId="77777777" w:rsidR="00027871" w:rsidRDefault="00000000">
      <w:pPr>
        <w:numPr>
          <w:ilvl w:val="1"/>
          <w:numId w:val="48"/>
        </w:numPr>
        <w:spacing w:line="240" w:lineRule="auto"/>
        <w:jc w:val="both"/>
        <w:rPr>
          <w:sz w:val="28"/>
          <w:szCs w:val="28"/>
        </w:rPr>
      </w:pPr>
      <w:r>
        <w:rPr>
          <w:sz w:val="28"/>
          <w:szCs w:val="28"/>
        </w:rPr>
        <w:t>Посилання на сторінку з Чек-лістом.</w:t>
      </w:r>
    </w:p>
    <w:p w14:paraId="20C8FF8E" w14:textId="77777777" w:rsidR="00027871" w:rsidRDefault="00027871">
      <w:pPr>
        <w:spacing w:line="240" w:lineRule="auto"/>
        <w:ind w:left="1440"/>
        <w:jc w:val="both"/>
        <w:rPr>
          <w:sz w:val="28"/>
          <w:szCs w:val="28"/>
        </w:rPr>
      </w:pPr>
    </w:p>
    <w:p w14:paraId="5A00BC1B" w14:textId="77777777" w:rsidR="00027871" w:rsidRDefault="00000000">
      <w:pPr>
        <w:numPr>
          <w:ilvl w:val="0"/>
          <w:numId w:val="48"/>
        </w:numPr>
        <w:spacing w:line="240" w:lineRule="auto"/>
        <w:jc w:val="both"/>
        <w:rPr>
          <w:sz w:val="28"/>
          <w:szCs w:val="28"/>
        </w:rPr>
      </w:pPr>
      <w:r>
        <w:rPr>
          <w:sz w:val="28"/>
          <w:szCs w:val="28"/>
        </w:rPr>
        <w:lastRenderedPageBreak/>
        <w:t>Створення нового Замовлення</w:t>
      </w:r>
    </w:p>
    <w:p w14:paraId="693D499F" w14:textId="77777777" w:rsidR="00027871" w:rsidRDefault="00027871">
      <w:pPr>
        <w:spacing w:line="240" w:lineRule="auto"/>
        <w:ind w:left="720"/>
        <w:jc w:val="both"/>
        <w:rPr>
          <w:sz w:val="28"/>
          <w:szCs w:val="28"/>
        </w:rPr>
      </w:pPr>
    </w:p>
    <w:p w14:paraId="6F3E5597" w14:textId="77777777" w:rsidR="00027871" w:rsidRDefault="00000000">
      <w:pPr>
        <w:spacing w:line="240" w:lineRule="auto"/>
        <w:jc w:val="both"/>
        <w:rPr>
          <w:sz w:val="28"/>
          <w:szCs w:val="28"/>
        </w:rPr>
      </w:pPr>
      <w:r>
        <w:rPr>
          <w:sz w:val="28"/>
          <w:szCs w:val="28"/>
        </w:rPr>
        <w:t xml:space="preserve">Користувач має мати змогу отримати сповіщення, коли хтось створив нове Замовлення і тегнув у ньому цього користувача. </w:t>
      </w:r>
    </w:p>
    <w:p w14:paraId="45667339" w14:textId="77777777" w:rsidR="00027871" w:rsidRDefault="00000000">
      <w:pPr>
        <w:spacing w:line="240" w:lineRule="auto"/>
        <w:jc w:val="both"/>
        <w:rPr>
          <w:sz w:val="28"/>
          <w:szCs w:val="28"/>
        </w:rPr>
      </w:pPr>
      <w:r>
        <w:rPr>
          <w:sz w:val="28"/>
          <w:szCs w:val="28"/>
        </w:rPr>
        <w:t xml:space="preserve">Сповіщення про Чек-ліст має містити наступні деталі: </w:t>
      </w:r>
    </w:p>
    <w:p w14:paraId="065F24CE" w14:textId="77777777" w:rsidR="00027871" w:rsidRDefault="00000000">
      <w:pPr>
        <w:numPr>
          <w:ilvl w:val="1"/>
          <w:numId w:val="48"/>
        </w:numPr>
        <w:spacing w:line="240" w:lineRule="auto"/>
        <w:jc w:val="both"/>
        <w:rPr>
          <w:sz w:val="28"/>
          <w:szCs w:val="28"/>
        </w:rPr>
      </w:pPr>
      <w:r>
        <w:rPr>
          <w:sz w:val="28"/>
          <w:szCs w:val="28"/>
        </w:rPr>
        <w:t>Заголовок - “Створено нове Замовлення”</w:t>
      </w:r>
    </w:p>
    <w:p w14:paraId="0B13B72D" w14:textId="77777777" w:rsidR="00027871" w:rsidRDefault="00000000">
      <w:pPr>
        <w:numPr>
          <w:ilvl w:val="1"/>
          <w:numId w:val="48"/>
        </w:numPr>
        <w:spacing w:line="240" w:lineRule="auto"/>
        <w:jc w:val="both"/>
        <w:rPr>
          <w:sz w:val="28"/>
          <w:szCs w:val="28"/>
        </w:rPr>
      </w:pPr>
      <w:r>
        <w:rPr>
          <w:sz w:val="28"/>
          <w:szCs w:val="28"/>
        </w:rPr>
        <w:t>Хто створив Замовлення</w:t>
      </w:r>
    </w:p>
    <w:p w14:paraId="0E66DFA4" w14:textId="77777777" w:rsidR="00027871" w:rsidRDefault="00000000">
      <w:pPr>
        <w:numPr>
          <w:ilvl w:val="1"/>
          <w:numId w:val="48"/>
        </w:numPr>
        <w:spacing w:line="240" w:lineRule="auto"/>
        <w:jc w:val="both"/>
        <w:rPr>
          <w:sz w:val="28"/>
          <w:szCs w:val="28"/>
        </w:rPr>
      </w:pPr>
      <w:r>
        <w:rPr>
          <w:sz w:val="28"/>
          <w:szCs w:val="28"/>
        </w:rPr>
        <w:t>Дата створення</w:t>
      </w:r>
    </w:p>
    <w:p w14:paraId="1B9E4317" w14:textId="77777777" w:rsidR="00027871" w:rsidRDefault="00000000">
      <w:pPr>
        <w:numPr>
          <w:ilvl w:val="1"/>
          <w:numId w:val="48"/>
        </w:numPr>
        <w:spacing w:line="240" w:lineRule="auto"/>
        <w:jc w:val="both"/>
        <w:rPr>
          <w:sz w:val="28"/>
          <w:szCs w:val="28"/>
        </w:rPr>
      </w:pPr>
      <w:r>
        <w:rPr>
          <w:sz w:val="28"/>
          <w:szCs w:val="28"/>
        </w:rPr>
        <w:t>Посилання на сторінку Замовлень.</w:t>
      </w:r>
    </w:p>
    <w:p w14:paraId="218078CA" w14:textId="77777777" w:rsidR="00027871" w:rsidRDefault="00027871">
      <w:pPr>
        <w:spacing w:line="240" w:lineRule="auto"/>
        <w:ind w:left="1440"/>
        <w:jc w:val="both"/>
        <w:rPr>
          <w:sz w:val="28"/>
          <w:szCs w:val="28"/>
        </w:rPr>
      </w:pPr>
    </w:p>
    <w:p w14:paraId="58A69008" w14:textId="77777777" w:rsidR="00027871" w:rsidRDefault="00000000">
      <w:pPr>
        <w:numPr>
          <w:ilvl w:val="0"/>
          <w:numId w:val="48"/>
        </w:numPr>
        <w:spacing w:line="240" w:lineRule="auto"/>
        <w:jc w:val="both"/>
        <w:rPr>
          <w:sz w:val="28"/>
          <w:szCs w:val="28"/>
        </w:rPr>
      </w:pPr>
      <w:r>
        <w:rPr>
          <w:sz w:val="28"/>
          <w:szCs w:val="28"/>
        </w:rPr>
        <w:t>Створення нового Проекту - тегнути всіх дотичних користувачів і сповістити їх “створено новий Проект”</w:t>
      </w:r>
    </w:p>
    <w:p w14:paraId="08F07B05" w14:textId="77777777" w:rsidR="00027871" w:rsidRDefault="00027871">
      <w:pPr>
        <w:spacing w:line="240" w:lineRule="auto"/>
        <w:ind w:left="720"/>
        <w:jc w:val="both"/>
        <w:rPr>
          <w:sz w:val="28"/>
          <w:szCs w:val="28"/>
        </w:rPr>
      </w:pPr>
    </w:p>
    <w:p w14:paraId="0CAC28D0" w14:textId="77777777" w:rsidR="00027871" w:rsidRDefault="00000000">
      <w:pPr>
        <w:spacing w:line="240" w:lineRule="auto"/>
        <w:jc w:val="both"/>
        <w:rPr>
          <w:sz w:val="28"/>
          <w:szCs w:val="28"/>
        </w:rPr>
      </w:pPr>
      <w:r>
        <w:rPr>
          <w:sz w:val="28"/>
          <w:szCs w:val="28"/>
        </w:rPr>
        <w:t xml:space="preserve">Користувач має мати змогу отримати сповіщення, коли було створено новий Проект. </w:t>
      </w:r>
    </w:p>
    <w:p w14:paraId="43A67DAB" w14:textId="77777777" w:rsidR="00027871" w:rsidRDefault="00000000">
      <w:pPr>
        <w:spacing w:line="240" w:lineRule="auto"/>
        <w:jc w:val="both"/>
        <w:rPr>
          <w:sz w:val="28"/>
          <w:szCs w:val="28"/>
        </w:rPr>
      </w:pPr>
      <w:r>
        <w:rPr>
          <w:sz w:val="28"/>
          <w:szCs w:val="28"/>
        </w:rPr>
        <w:t xml:space="preserve">Сповіщення про новий Проект має містити наступні деталі: </w:t>
      </w:r>
    </w:p>
    <w:p w14:paraId="652FD53F" w14:textId="77777777" w:rsidR="00027871" w:rsidRDefault="00000000">
      <w:pPr>
        <w:numPr>
          <w:ilvl w:val="1"/>
          <w:numId w:val="48"/>
        </w:numPr>
        <w:spacing w:line="240" w:lineRule="auto"/>
        <w:jc w:val="both"/>
        <w:rPr>
          <w:sz w:val="28"/>
          <w:szCs w:val="28"/>
        </w:rPr>
      </w:pPr>
      <w:r>
        <w:rPr>
          <w:sz w:val="28"/>
          <w:szCs w:val="28"/>
        </w:rPr>
        <w:t>Заголовок - “Створено новий Проект”</w:t>
      </w:r>
    </w:p>
    <w:p w14:paraId="7714C0B4" w14:textId="77777777" w:rsidR="00027871" w:rsidRDefault="00000000">
      <w:pPr>
        <w:numPr>
          <w:ilvl w:val="1"/>
          <w:numId w:val="48"/>
        </w:numPr>
        <w:spacing w:line="240" w:lineRule="auto"/>
        <w:jc w:val="both"/>
        <w:rPr>
          <w:sz w:val="28"/>
          <w:szCs w:val="28"/>
        </w:rPr>
      </w:pPr>
      <w:r>
        <w:rPr>
          <w:sz w:val="28"/>
          <w:szCs w:val="28"/>
        </w:rPr>
        <w:t>Під яким Замовленням створено Проект</w:t>
      </w:r>
    </w:p>
    <w:p w14:paraId="7231AC07" w14:textId="77777777" w:rsidR="00027871" w:rsidRDefault="00000000">
      <w:pPr>
        <w:numPr>
          <w:ilvl w:val="1"/>
          <w:numId w:val="48"/>
        </w:numPr>
        <w:spacing w:line="240" w:lineRule="auto"/>
        <w:jc w:val="both"/>
        <w:rPr>
          <w:sz w:val="28"/>
          <w:szCs w:val="28"/>
        </w:rPr>
      </w:pPr>
      <w:r>
        <w:rPr>
          <w:sz w:val="28"/>
          <w:szCs w:val="28"/>
        </w:rPr>
        <w:t>Дата створення</w:t>
      </w:r>
    </w:p>
    <w:p w14:paraId="76A18572" w14:textId="77777777" w:rsidR="00027871" w:rsidRDefault="00000000">
      <w:pPr>
        <w:numPr>
          <w:ilvl w:val="1"/>
          <w:numId w:val="48"/>
        </w:numPr>
        <w:spacing w:line="240" w:lineRule="auto"/>
        <w:jc w:val="both"/>
        <w:rPr>
          <w:sz w:val="28"/>
          <w:szCs w:val="28"/>
        </w:rPr>
      </w:pPr>
      <w:r>
        <w:rPr>
          <w:sz w:val="28"/>
          <w:szCs w:val="28"/>
        </w:rPr>
        <w:t>Посилання на сторінку Проектів.</w:t>
      </w:r>
    </w:p>
    <w:p w14:paraId="2D895ED3" w14:textId="77777777" w:rsidR="00027871" w:rsidRDefault="00027871">
      <w:pPr>
        <w:spacing w:line="240" w:lineRule="auto"/>
        <w:ind w:left="1440"/>
        <w:jc w:val="both"/>
        <w:rPr>
          <w:sz w:val="28"/>
          <w:szCs w:val="28"/>
        </w:rPr>
      </w:pPr>
    </w:p>
    <w:p w14:paraId="0A079A99" w14:textId="77777777" w:rsidR="00027871" w:rsidRDefault="00000000">
      <w:pPr>
        <w:numPr>
          <w:ilvl w:val="0"/>
          <w:numId w:val="48"/>
        </w:numPr>
        <w:spacing w:line="240" w:lineRule="auto"/>
        <w:jc w:val="both"/>
        <w:rPr>
          <w:sz w:val="28"/>
          <w:szCs w:val="28"/>
        </w:rPr>
      </w:pPr>
      <w:r>
        <w:rPr>
          <w:b/>
          <w:sz w:val="28"/>
          <w:szCs w:val="28"/>
        </w:rPr>
        <w:t>Нагадування створити звіт по виробам за день</w:t>
      </w:r>
      <w:r>
        <w:rPr>
          <w:sz w:val="28"/>
          <w:szCs w:val="28"/>
        </w:rPr>
        <w:t>: (кому сповіщення, текст по типу “Вкажіть к-ть виробів відшитих за сьогодні”, лінка на створення звіту)</w:t>
      </w:r>
    </w:p>
    <w:p w14:paraId="60C2A02B" w14:textId="77777777" w:rsidR="00027871" w:rsidRDefault="00000000">
      <w:pPr>
        <w:spacing w:line="240" w:lineRule="auto"/>
        <w:jc w:val="both"/>
        <w:rPr>
          <w:sz w:val="28"/>
          <w:szCs w:val="28"/>
        </w:rPr>
      </w:pPr>
      <w:r>
        <w:rPr>
          <w:sz w:val="28"/>
          <w:szCs w:val="28"/>
        </w:rPr>
        <w:t xml:space="preserve">Користувач в ролі Завсклада має мати змогу отримати сповіщення/нагадування про необхідність створення звіту по готовим виробам за день. </w:t>
      </w:r>
    </w:p>
    <w:p w14:paraId="2587817E" w14:textId="77777777" w:rsidR="00027871" w:rsidRDefault="00000000">
      <w:pPr>
        <w:spacing w:line="240" w:lineRule="auto"/>
        <w:jc w:val="both"/>
        <w:rPr>
          <w:sz w:val="28"/>
          <w:szCs w:val="28"/>
        </w:rPr>
      </w:pPr>
      <w:r>
        <w:rPr>
          <w:sz w:val="28"/>
          <w:szCs w:val="28"/>
        </w:rPr>
        <w:t xml:space="preserve">Сповіщення про звіт по виробам за день має містити наступні деталі: </w:t>
      </w:r>
    </w:p>
    <w:p w14:paraId="5A7F7984" w14:textId="77777777" w:rsidR="00027871" w:rsidRDefault="00000000">
      <w:pPr>
        <w:numPr>
          <w:ilvl w:val="1"/>
          <w:numId w:val="48"/>
        </w:numPr>
        <w:spacing w:line="240" w:lineRule="auto"/>
        <w:jc w:val="both"/>
        <w:rPr>
          <w:sz w:val="28"/>
          <w:szCs w:val="28"/>
        </w:rPr>
      </w:pPr>
      <w:r>
        <w:rPr>
          <w:sz w:val="28"/>
          <w:szCs w:val="28"/>
        </w:rPr>
        <w:t>Заголовок - “Вкажіть к-ть виробів відшитих за сьогодні”</w:t>
      </w:r>
    </w:p>
    <w:p w14:paraId="6765A660" w14:textId="77777777" w:rsidR="00027871" w:rsidRDefault="00000000">
      <w:pPr>
        <w:numPr>
          <w:ilvl w:val="1"/>
          <w:numId w:val="48"/>
        </w:numPr>
        <w:spacing w:line="240" w:lineRule="auto"/>
        <w:jc w:val="both"/>
        <w:rPr>
          <w:sz w:val="28"/>
          <w:szCs w:val="28"/>
        </w:rPr>
      </w:pPr>
      <w:r>
        <w:rPr>
          <w:sz w:val="28"/>
          <w:szCs w:val="28"/>
        </w:rPr>
        <w:t>Дата</w:t>
      </w:r>
    </w:p>
    <w:p w14:paraId="41ACA085" w14:textId="77777777" w:rsidR="00027871" w:rsidRDefault="00000000">
      <w:pPr>
        <w:numPr>
          <w:ilvl w:val="1"/>
          <w:numId w:val="48"/>
        </w:numPr>
        <w:spacing w:line="240" w:lineRule="auto"/>
        <w:jc w:val="both"/>
        <w:rPr>
          <w:sz w:val="28"/>
          <w:szCs w:val="28"/>
        </w:rPr>
      </w:pPr>
      <w:r>
        <w:rPr>
          <w:sz w:val="28"/>
          <w:szCs w:val="28"/>
        </w:rPr>
        <w:t>Проект (номер, унікальне ID)</w:t>
      </w:r>
    </w:p>
    <w:p w14:paraId="1696DA85" w14:textId="77777777" w:rsidR="00027871" w:rsidRDefault="00000000">
      <w:pPr>
        <w:numPr>
          <w:ilvl w:val="1"/>
          <w:numId w:val="48"/>
        </w:numPr>
        <w:spacing w:line="240" w:lineRule="auto"/>
        <w:jc w:val="both"/>
        <w:rPr>
          <w:sz w:val="28"/>
          <w:szCs w:val="28"/>
        </w:rPr>
      </w:pPr>
      <w:r>
        <w:rPr>
          <w:sz w:val="28"/>
          <w:szCs w:val="28"/>
        </w:rPr>
        <w:t>Посилання на створення Звіту.</w:t>
      </w:r>
    </w:p>
    <w:p w14:paraId="3449EFBE" w14:textId="77777777" w:rsidR="00027871" w:rsidRDefault="00027871">
      <w:pPr>
        <w:spacing w:line="240" w:lineRule="auto"/>
        <w:jc w:val="both"/>
        <w:rPr>
          <w:sz w:val="28"/>
          <w:szCs w:val="28"/>
        </w:rPr>
      </w:pPr>
    </w:p>
    <w:p w14:paraId="137F142F" w14:textId="77777777" w:rsidR="00027871" w:rsidRDefault="00000000">
      <w:pPr>
        <w:numPr>
          <w:ilvl w:val="0"/>
          <w:numId w:val="48"/>
        </w:numPr>
        <w:spacing w:line="240" w:lineRule="auto"/>
        <w:jc w:val="both"/>
        <w:rPr>
          <w:sz w:val="28"/>
          <w:szCs w:val="28"/>
        </w:rPr>
      </w:pPr>
      <w:r>
        <w:rPr>
          <w:sz w:val="28"/>
          <w:szCs w:val="28"/>
        </w:rPr>
        <w:t>Нагадування для Бухгалтерії про підготування необхідного пакету документації і ТТН для відправки Замовнику</w:t>
      </w:r>
    </w:p>
    <w:p w14:paraId="0D35FF7B" w14:textId="77777777" w:rsidR="00027871" w:rsidRDefault="00027871">
      <w:pPr>
        <w:spacing w:line="240" w:lineRule="auto"/>
        <w:ind w:left="720"/>
        <w:jc w:val="both"/>
        <w:rPr>
          <w:sz w:val="28"/>
          <w:szCs w:val="28"/>
        </w:rPr>
      </w:pPr>
    </w:p>
    <w:p w14:paraId="6B96D232" w14:textId="77777777" w:rsidR="00027871" w:rsidRDefault="00000000">
      <w:pPr>
        <w:spacing w:line="240" w:lineRule="auto"/>
        <w:jc w:val="both"/>
        <w:rPr>
          <w:sz w:val="28"/>
          <w:szCs w:val="28"/>
        </w:rPr>
      </w:pPr>
      <w:r>
        <w:rPr>
          <w:sz w:val="28"/>
          <w:szCs w:val="28"/>
        </w:rPr>
        <w:t xml:space="preserve">Користувач в ролі Бухгалтер має мати змогу отримати сповіщення/нагадування про необхідність підготовки пакету супровідних документів, сертифікатів і ТТН для Відправки готових виробів Замовнику. </w:t>
      </w:r>
    </w:p>
    <w:p w14:paraId="140AB111" w14:textId="77777777" w:rsidR="00027871" w:rsidRDefault="00000000">
      <w:pPr>
        <w:spacing w:line="240" w:lineRule="auto"/>
        <w:jc w:val="both"/>
        <w:rPr>
          <w:sz w:val="28"/>
          <w:szCs w:val="28"/>
        </w:rPr>
      </w:pPr>
      <w:r>
        <w:rPr>
          <w:sz w:val="28"/>
          <w:szCs w:val="28"/>
        </w:rPr>
        <w:lastRenderedPageBreak/>
        <w:t xml:space="preserve">Сповіщення про підготовку документації має містити наступні деталі: </w:t>
      </w:r>
    </w:p>
    <w:p w14:paraId="7937980A" w14:textId="77777777" w:rsidR="00027871" w:rsidRDefault="00000000">
      <w:pPr>
        <w:numPr>
          <w:ilvl w:val="1"/>
          <w:numId w:val="48"/>
        </w:numPr>
        <w:spacing w:line="240" w:lineRule="auto"/>
        <w:jc w:val="both"/>
        <w:rPr>
          <w:sz w:val="28"/>
          <w:szCs w:val="28"/>
        </w:rPr>
      </w:pPr>
      <w:r>
        <w:rPr>
          <w:sz w:val="28"/>
          <w:szCs w:val="28"/>
        </w:rPr>
        <w:t>Заголовок - “Підготуйте необхідну документацію для відправки”</w:t>
      </w:r>
    </w:p>
    <w:p w14:paraId="64D0A0AE" w14:textId="77777777" w:rsidR="00027871" w:rsidRDefault="00000000">
      <w:pPr>
        <w:numPr>
          <w:ilvl w:val="1"/>
          <w:numId w:val="48"/>
        </w:numPr>
        <w:spacing w:line="240" w:lineRule="auto"/>
        <w:jc w:val="both"/>
        <w:rPr>
          <w:sz w:val="28"/>
          <w:szCs w:val="28"/>
        </w:rPr>
      </w:pPr>
      <w:r>
        <w:rPr>
          <w:sz w:val="28"/>
          <w:szCs w:val="28"/>
        </w:rPr>
        <w:t>Дата</w:t>
      </w:r>
    </w:p>
    <w:p w14:paraId="32B12687" w14:textId="77777777" w:rsidR="00027871" w:rsidRDefault="00000000">
      <w:pPr>
        <w:numPr>
          <w:ilvl w:val="1"/>
          <w:numId w:val="48"/>
        </w:numPr>
        <w:spacing w:line="240" w:lineRule="auto"/>
        <w:jc w:val="both"/>
        <w:rPr>
          <w:sz w:val="28"/>
          <w:szCs w:val="28"/>
        </w:rPr>
      </w:pPr>
      <w:r>
        <w:rPr>
          <w:sz w:val="28"/>
          <w:szCs w:val="28"/>
        </w:rPr>
        <w:t>Проект (номер, унікальне ID)</w:t>
      </w:r>
    </w:p>
    <w:p w14:paraId="511FD16C" w14:textId="77777777" w:rsidR="00027871" w:rsidRDefault="00000000">
      <w:pPr>
        <w:numPr>
          <w:ilvl w:val="1"/>
          <w:numId w:val="48"/>
        </w:numPr>
        <w:spacing w:line="240" w:lineRule="auto"/>
        <w:jc w:val="both"/>
        <w:rPr>
          <w:sz w:val="28"/>
          <w:szCs w:val="28"/>
        </w:rPr>
      </w:pPr>
      <w:r>
        <w:rPr>
          <w:sz w:val="28"/>
          <w:szCs w:val="28"/>
        </w:rPr>
        <w:t>Посилання на оформлення Відправки.</w:t>
      </w:r>
    </w:p>
    <w:p w14:paraId="4CB207E8" w14:textId="77777777" w:rsidR="00027871" w:rsidRDefault="00027871">
      <w:pPr>
        <w:spacing w:line="240" w:lineRule="auto"/>
        <w:jc w:val="both"/>
        <w:rPr>
          <w:sz w:val="28"/>
          <w:szCs w:val="28"/>
        </w:rPr>
      </w:pPr>
    </w:p>
    <w:p w14:paraId="64E629CB" w14:textId="77777777" w:rsidR="00027871" w:rsidRDefault="00000000">
      <w:pPr>
        <w:numPr>
          <w:ilvl w:val="0"/>
          <w:numId w:val="48"/>
        </w:numPr>
        <w:spacing w:line="240" w:lineRule="auto"/>
        <w:jc w:val="both"/>
        <w:rPr>
          <w:sz w:val="28"/>
          <w:szCs w:val="28"/>
        </w:rPr>
      </w:pPr>
      <w:r>
        <w:rPr>
          <w:sz w:val="28"/>
          <w:szCs w:val="28"/>
        </w:rPr>
        <w:t>Нагадування для Бухгалтерії про оплату рахунків за Закупівлі.</w:t>
      </w:r>
    </w:p>
    <w:p w14:paraId="6CDE3AC4" w14:textId="77777777" w:rsidR="00027871" w:rsidRDefault="00027871">
      <w:pPr>
        <w:spacing w:line="240" w:lineRule="auto"/>
        <w:ind w:left="720"/>
        <w:jc w:val="both"/>
        <w:rPr>
          <w:sz w:val="28"/>
          <w:szCs w:val="28"/>
        </w:rPr>
      </w:pPr>
    </w:p>
    <w:p w14:paraId="2481723B" w14:textId="77777777" w:rsidR="00027871" w:rsidRDefault="00000000">
      <w:pPr>
        <w:spacing w:line="240" w:lineRule="auto"/>
        <w:jc w:val="both"/>
        <w:rPr>
          <w:sz w:val="28"/>
          <w:szCs w:val="28"/>
        </w:rPr>
      </w:pPr>
      <w:r>
        <w:rPr>
          <w:sz w:val="28"/>
          <w:szCs w:val="28"/>
        </w:rPr>
        <w:t xml:space="preserve">Користувач в ролі Бухгалтер має мати змогу отримати сповіщення/нагадування про необхідність оплати рахунків за оформлені Закупівлі. </w:t>
      </w:r>
    </w:p>
    <w:p w14:paraId="1508132F" w14:textId="77777777" w:rsidR="00027871" w:rsidRDefault="00000000">
      <w:pPr>
        <w:spacing w:line="240" w:lineRule="auto"/>
        <w:jc w:val="both"/>
        <w:rPr>
          <w:sz w:val="28"/>
          <w:szCs w:val="28"/>
        </w:rPr>
      </w:pPr>
      <w:r>
        <w:rPr>
          <w:sz w:val="28"/>
          <w:szCs w:val="28"/>
        </w:rPr>
        <w:t xml:space="preserve">Сповіщення про оплату рахунків має містити наступні деталі: </w:t>
      </w:r>
    </w:p>
    <w:p w14:paraId="71D4AC11" w14:textId="77777777" w:rsidR="00027871" w:rsidRDefault="00000000">
      <w:pPr>
        <w:numPr>
          <w:ilvl w:val="1"/>
          <w:numId w:val="48"/>
        </w:numPr>
        <w:spacing w:line="240" w:lineRule="auto"/>
        <w:jc w:val="both"/>
        <w:rPr>
          <w:sz w:val="28"/>
          <w:szCs w:val="28"/>
        </w:rPr>
      </w:pPr>
      <w:r>
        <w:rPr>
          <w:sz w:val="28"/>
          <w:szCs w:val="28"/>
        </w:rPr>
        <w:t>Заголовок - “Підготуйте необхідну документацію для проведення оплати”</w:t>
      </w:r>
    </w:p>
    <w:p w14:paraId="06D9F8A6" w14:textId="77777777" w:rsidR="00027871" w:rsidRDefault="00000000">
      <w:pPr>
        <w:numPr>
          <w:ilvl w:val="1"/>
          <w:numId w:val="48"/>
        </w:numPr>
        <w:spacing w:line="240" w:lineRule="auto"/>
        <w:jc w:val="both"/>
        <w:rPr>
          <w:sz w:val="28"/>
          <w:szCs w:val="28"/>
        </w:rPr>
      </w:pPr>
      <w:r>
        <w:rPr>
          <w:sz w:val="28"/>
          <w:szCs w:val="28"/>
        </w:rPr>
        <w:t>Дата</w:t>
      </w:r>
    </w:p>
    <w:p w14:paraId="73249E24" w14:textId="77777777" w:rsidR="00027871" w:rsidRDefault="00000000">
      <w:pPr>
        <w:numPr>
          <w:ilvl w:val="1"/>
          <w:numId w:val="48"/>
        </w:numPr>
        <w:spacing w:line="240" w:lineRule="auto"/>
        <w:jc w:val="both"/>
        <w:rPr>
          <w:sz w:val="28"/>
          <w:szCs w:val="28"/>
        </w:rPr>
      </w:pPr>
      <w:r>
        <w:rPr>
          <w:sz w:val="28"/>
          <w:szCs w:val="28"/>
        </w:rPr>
        <w:t>Проект (номер, унікальне ID)</w:t>
      </w:r>
    </w:p>
    <w:p w14:paraId="5ED3C0DD" w14:textId="77777777" w:rsidR="00027871" w:rsidRDefault="00000000">
      <w:pPr>
        <w:numPr>
          <w:ilvl w:val="1"/>
          <w:numId w:val="48"/>
        </w:numPr>
        <w:spacing w:line="240" w:lineRule="auto"/>
        <w:jc w:val="both"/>
        <w:rPr>
          <w:sz w:val="28"/>
          <w:szCs w:val="28"/>
        </w:rPr>
      </w:pPr>
      <w:r>
        <w:rPr>
          <w:sz w:val="28"/>
          <w:szCs w:val="28"/>
        </w:rPr>
        <w:t>Посилання на оформлення Закупівлі.</w:t>
      </w:r>
    </w:p>
    <w:p w14:paraId="7C9ACCCD" w14:textId="77777777" w:rsidR="00027871" w:rsidRDefault="00000000">
      <w:pPr>
        <w:pStyle w:val="2"/>
        <w:spacing w:line="240" w:lineRule="auto"/>
        <w:jc w:val="both"/>
      </w:pPr>
      <w:bookmarkStart w:id="117" w:name="_yv02ssz4fi1" w:colFirst="0" w:colLast="0"/>
      <w:bookmarkEnd w:id="117"/>
      <w:r>
        <w:t xml:space="preserve">Комунікативний модуль </w:t>
      </w:r>
    </w:p>
    <w:p w14:paraId="59AFD19A" w14:textId="77777777" w:rsidR="00027871" w:rsidRDefault="00027871">
      <w:pPr>
        <w:spacing w:line="240" w:lineRule="auto"/>
        <w:jc w:val="both"/>
        <w:rPr>
          <w:sz w:val="28"/>
          <w:szCs w:val="28"/>
        </w:rPr>
      </w:pPr>
    </w:p>
    <w:p w14:paraId="4908E7F9" w14:textId="77777777" w:rsidR="00027871" w:rsidRDefault="00000000">
      <w:pPr>
        <w:spacing w:line="240" w:lineRule="auto"/>
        <w:jc w:val="both"/>
        <w:rPr>
          <w:sz w:val="28"/>
          <w:szCs w:val="28"/>
        </w:rPr>
      </w:pPr>
      <w:r>
        <w:rPr>
          <w:sz w:val="28"/>
          <w:szCs w:val="28"/>
        </w:rPr>
        <w:t xml:space="preserve">Цей модуль системи має давати змогу користувачам спілкуватись між собою в реальному часі для узгодження виникаючих питань. </w:t>
      </w:r>
    </w:p>
    <w:p w14:paraId="75B80BED" w14:textId="77777777" w:rsidR="00027871" w:rsidRDefault="00000000">
      <w:pPr>
        <w:spacing w:line="240" w:lineRule="auto"/>
        <w:jc w:val="both"/>
        <w:rPr>
          <w:sz w:val="28"/>
          <w:szCs w:val="28"/>
        </w:rPr>
      </w:pPr>
      <w:r>
        <w:rPr>
          <w:sz w:val="28"/>
          <w:szCs w:val="28"/>
        </w:rPr>
        <w:t xml:space="preserve">Комунікативний модуль має містити чати між користувачами системи, як групові так і індивідуальні. </w:t>
      </w:r>
    </w:p>
    <w:p w14:paraId="30AE8673" w14:textId="77777777" w:rsidR="00027871" w:rsidRDefault="00027871">
      <w:pPr>
        <w:spacing w:line="240" w:lineRule="auto"/>
        <w:jc w:val="both"/>
        <w:rPr>
          <w:sz w:val="28"/>
          <w:szCs w:val="28"/>
        </w:rPr>
      </w:pPr>
    </w:p>
    <w:p w14:paraId="3268AD4A" w14:textId="77777777" w:rsidR="00027871" w:rsidRDefault="00000000">
      <w:pPr>
        <w:spacing w:line="240" w:lineRule="auto"/>
        <w:jc w:val="both"/>
        <w:rPr>
          <w:sz w:val="28"/>
          <w:szCs w:val="28"/>
        </w:rPr>
      </w:pPr>
      <w:r>
        <w:rPr>
          <w:sz w:val="28"/>
          <w:szCs w:val="28"/>
        </w:rPr>
        <w:t xml:space="preserve">При створенні Проекту система має автоматично створити груповий чат Проекту і додати туди всіх користувачів системи. </w:t>
      </w:r>
    </w:p>
    <w:p w14:paraId="74CCBC9B" w14:textId="77777777" w:rsidR="00027871" w:rsidRDefault="00027871">
      <w:pPr>
        <w:spacing w:line="240" w:lineRule="auto"/>
        <w:jc w:val="both"/>
        <w:rPr>
          <w:sz w:val="28"/>
          <w:szCs w:val="28"/>
        </w:rPr>
      </w:pPr>
    </w:p>
    <w:p w14:paraId="6D6C8682" w14:textId="77777777" w:rsidR="00027871" w:rsidRDefault="00000000">
      <w:pPr>
        <w:spacing w:line="240" w:lineRule="auto"/>
        <w:jc w:val="both"/>
        <w:rPr>
          <w:sz w:val="28"/>
          <w:szCs w:val="28"/>
        </w:rPr>
      </w:pPr>
      <w:r>
        <w:rPr>
          <w:sz w:val="28"/>
          <w:szCs w:val="28"/>
        </w:rPr>
        <w:t>Менеджер Проекту має мати змогу переглянути доданих користувачів, видалити будь-яких та/або додати інших користувачів.</w:t>
      </w:r>
    </w:p>
    <w:p w14:paraId="77712155" w14:textId="77777777" w:rsidR="00027871" w:rsidRDefault="00027871">
      <w:pPr>
        <w:spacing w:line="240" w:lineRule="auto"/>
        <w:jc w:val="both"/>
        <w:rPr>
          <w:sz w:val="28"/>
          <w:szCs w:val="28"/>
        </w:rPr>
      </w:pPr>
    </w:p>
    <w:p w14:paraId="4A18C0AD" w14:textId="77777777" w:rsidR="00027871" w:rsidRDefault="00000000">
      <w:pPr>
        <w:spacing w:line="240" w:lineRule="auto"/>
        <w:jc w:val="both"/>
        <w:rPr>
          <w:sz w:val="28"/>
          <w:szCs w:val="28"/>
        </w:rPr>
      </w:pPr>
      <w:r>
        <w:rPr>
          <w:sz w:val="28"/>
          <w:szCs w:val="28"/>
        </w:rPr>
        <w:t>Користувач має мати змогу видалитись із загального чату Проекту.</w:t>
      </w:r>
    </w:p>
    <w:p w14:paraId="32A47DFF" w14:textId="77777777" w:rsidR="00027871" w:rsidRDefault="00027871">
      <w:pPr>
        <w:spacing w:line="240" w:lineRule="auto"/>
        <w:jc w:val="both"/>
        <w:rPr>
          <w:sz w:val="28"/>
          <w:szCs w:val="28"/>
        </w:rPr>
      </w:pPr>
    </w:p>
    <w:p w14:paraId="6B826E9C" w14:textId="77777777" w:rsidR="00027871" w:rsidRDefault="00000000">
      <w:pPr>
        <w:spacing w:line="240" w:lineRule="auto"/>
        <w:jc w:val="both"/>
        <w:rPr>
          <w:sz w:val="28"/>
          <w:szCs w:val="28"/>
        </w:rPr>
      </w:pPr>
      <w:r>
        <w:rPr>
          <w:sz w:val="28"/>
          <w:szCs w:val="28"/>
        </w:rPr>
        <w:t xml:space="preserve">Користувач має мати змогу створити індивідуальний чат з будь-яким іншим користувачем. </w:t>
      </w:r>
    </w:p>
    <w:p w14:paraId="05DA41C0" w14:textId="77777777" w:rsidR="00027871" w:rsidRDefault="00027871">
      <w:pPr>
        <w:spacing w:line="240" w:lineRule="auto"/>
        <w:jc w:val="both"/>
        <w:rPr>
          <w:sz w:val="28"/>
          <w:szCs w:val="28"/>
        </w:rPr>
      </w:pPr>
    </w:p>
    <w:p w14:paraId="21190598" w14:textId="77777777" w:rsidR="00027871" w:rsidRDefault="00000000">
      <w:pPr>
        <w:spacing w:line="240" w:lineRule="auto"/>
        <w:jc w:val="both"/>
        <w:rPr>
          <w:sz w:val="28"/>
          <w:szCs w:val="28"/>
        </w:rPr>
      </w:pPr>
      <w:r>
        <w:rPr>
          <w:sz w:val="28"/>
          <w:szCs w:val="28"/>
        </w:rPr>
        <w:t xml:space="preserve">Система має запам’ятовувати історію спілкування в чатах між користувачами. </w:t>
      </w:r>
    </w:p>
    <w:p w14:paraId="57F85D74" w14:textId="77777777" w:rsidR="00027871" w:rsidRDefault="00027871">
      <w:pPr>
        <w:spacing w:line="240" w:lineRule="auto"/>
        <w:jc w:val="both"/>
        <w:rPr>
          <w:sz w:val="28"/>
          <w:szCs w:val="28"/>
        </w:rPr>
      </w:pPr>
    </w:p>
    <w:p w14:paraId="6E25FEAF" w14:textId="77777777" w:rsidR="00027871" w:rsidRDefault="00000000">
      <w:pPr>
        <w:spacing w:line="240" w:lineRule="auto"/>
        <w:jc w:val="both"/>
        <w:rPr>
          <w:sz w:val="28"/>
          <w:szCs w:val="28"/>
        </w:rPr>
      </w:pPr>
      <w:r>
        <w:rPr>
          <w:sz w:val="28"/>
          <w:szCs w:val="28"/>
        </w:rPr>
        <w:t xml:space="preserve">Користувач має мати змогу відредагувати написане після відсилання. </w:t>
      </w:r>
    </w:p>
    <w:p w14:paraId="42A86DB8" w14:textId="77777777" w:rsidR="00027871" w:rsidRDefault="00027871">
      <w:pPr>
        <w:spacing w:line="240" w:lineRule="auto"/>
        <w:jc w:val="both"/>
        <w:rPr>
          <w:sz w:val="28"/>
          <w:szCs w:val="28"/>
        </w:rPr>
      </w:pPr>
    </w:p>
    <w:p w14:paraId="52860648" w14:textId="77777777" w:rsidR="00027871" w:rsidRDefault="00000000">
      <w:pPr>
        <w:spacing w:line="240" w:lineRule="auto"/>
        <w:jc w:val="both"/>
        <w:rPr>
          <w:sz w:val="28"/>
          <w:szCs w:val="28"/>
        </w:rPr>
      </w:pPr>
      <w:r>
        <w:rPr>
          <w:sz w:val="28"/>
          <w:szCs w:val="28"/>
        </w:rPr>
        <w:t>Користувач має мати змогу прикріпити файли і надіслати їх в чаті (текстові, xls, зображення).</w:t>
      </w:r>
    </w:p>
    <w:p w14:paraId="7AABDB35" w14:textId="77777777" w:rsidR="00027871" w:rsidRDefault="00027871">
      <w:pPr>
        <w:spacing w:line="240" w:lineRule="auto"/>
        <w:jc w:val="both"/>
        <w:rPr>
          <w:sz w:val="28"/>
          <w:szCs w:val="28"/>
          <w:highlight w:val="cyan"/>
        </w:rPr>
      </w:pPr>
    </w:p>
    <w:p w14:paraId="2E058567" w14:textId="77777777" w:rsidR="00027871" w:rsidRDefault="00027871">
      <w:pPr>
        <w:spacing w:line="240" w:lineRule="auto"/>
        <w:jc w:val="both"/>
        <w:rPr>
          <w:sz w:val="28"/>
          <w:szCs w:val="28"/>
        </w:rPr>
      </w:pPr>
    </w:p>
    <w:p w14:paraId="24DB91B8" w14:textId="77777777" w:rsidR="00027871" w:rsidRDefault="00027871">
      <w:pPr>
        <w:spacing w:line="240" w:lineRule="auto"/>
        <w:jc w:val="both"/>
        <w:rPr>
          <w:sz w:val="28"/>
          <w:szCs w:val="28"/>
        </w:rPr>
      </w:pPr>
    </w:p>
    <w:sectPr w:rsidR="00027871">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Рената Сидоренко" w:date="2024-01-26T10:58:00Z" w:initials="">
    <w:p w14:paraId="4F9DA5B7" w14:textId="77777777" w:rsidR="00027871" w:rsidRDefault="00BA02DC">
      <w:pPr>
        <w:widowControl w:val="0"/>
        <w:pBdr>
          <w:top w:val="nil"/>
          <w:left w:val="nil"/>
          <w:bottom w:val="nil"/>
          <w:right w:val="nil"/>
          <w:between w:val="nil"/>
        </w:pBdr>
        <w:spacing w:line="240" w:lineRule="auto"/>
        <w:rPr>
          <w:color w:val="000000"/>
        </w:rPr>
      </w:pPr>
      <w:r>
        <w:rPr>
          <w:rStyle w:val="ab"/>
        </w:rPr>
        <w:annotationRef/>
      </w:r>
      <w:r w:rsidR="00000000">
        <w:rPr>
          <w:color w:val="000000"/>
        </w:rPr>
        <w:t>якщо в програмі можна інтегрувати склад , то в бас виробництво не буде необхідності. так і можливо в бас бухгалтерія.</w:t>
      </w:r>
    </w:p>
  </w:comment>
  <w:comment w:id="32" w:author="Рената Сидоренко" w:date="2023-11-28T14:58:00Z" w:initials="">
    <w:p w14:paraId="6DEB2BB4" w14:textId="77777777" w:rsidR="00027871" w:rsidRDefault="00BA02DC">
      <w:pPr>
        <w:widowControl w:val="0"/>
        <w:pBdr>
          <w:top w:val="nil"/>
          <w:left w:val="nil"/>
          <w:bottom w:val="nil"/>
          <w:right w:val="nil"/>
          <w:between w:val="nil"/>
        </w:pBdr>
        <w:spacing w:line="240" w:lineRule="auto"/>
        <w:rPr>
          <w:color w:val="000000"/>
        </w:rPr>
      </w:pPr>
      <w:r>
        <w:rPr>
          <w:rStyle w:val="ab"/>
        </w:rPr>
        <w:annotationRef/>
      </w:r>
      <w:r w:rsidR="00000000">
        <w:rPr>
          <w:color w:val="000000"/>
        </w:rPr>
        <w:t>це зазначення розділів в яких беруть участь особи? я заплуталась чим відрізняється пропозиція від Тендеру</w:t>
      </w:r>
    </w:p>
  </w:comment>
  <w:comment w:id="31" w:author="Deleted user" w:date="2023-12-06T08:39:00Z" w:initials="">
    <w:p w14:paraId="71F88A81" w14:textId="77777777" w:rsidR="00027871" w:rsidRDefault="00BA02DC">
      <w:pPr>
        <w:widowControl w:val="0"/>
        <w:pBdr>
          <w:top w:val="nil"/>
          <w:left w:val="nil"/>
          <w:bottom w:val="nil"/>
          <w:right w:val="nil"/>
          <w:between w:val="nil"/>
        </w:pBdr>
        <w:spacing w:line="240" w:lineRule="auto"/>
        <w:rPr>
          <w:color w:val="000000"/>
        </w:rPr>
      </w:pPr>
      <w:r>
        <w:rPr>
          <w:rStyle w:val="ab"/>
        </w:rPr>
        <w:annotationRef/>
      </w:r>
      <w:r w:rsidR="00000000">
        <w:rPr>
          <w:color w:val="000000"/>
        </w:rPr>
        <w:t>так, це розділи системи до яких користувач матиме доступ</w:t>
      </w:r>
    </w:p>
  </w:comment>
  <w:comment w:id="36" w:author="Рената Сидоренко" w:date="2023-11-28T14:58:00Z" w:initials="">
    <w:p w14:paraId="66E66947" w14:textId="77777777" w:rsidR="00027871" w:rsidRDefault="00BA02DC">
      <w:pPr>
        <w:widowControl w:val="0"/>
        <w:pBdr>
          <w:top w:val="nil"/>
          <w:left w:val="nil"/>
          <w:bottom w:val="nil"/>
          <w:right w:val="nil"/>
          <w:between w:val="nil"/>
        </w:pBdr>
        <w:spacing w:line="240" w:lineRule="auto"/>
        <w:rPr>
          <w:color w:val="000000"/>
        </w:rPr>
      </w:pPr>
      <w:r>
        <w:rPr>
          <w:rStyle w:val="ab"/>
        </w:rPr>
        <w:annotationRef/>
      </w:r>
      <w:r w:rsidR="00000000">
        <w:rPr>
          <w:color w:val="000000"/>
        </w:rPr>
        <w:t>це зазначення розділів в яких беруть участь особи? я заплуталась чим відрізняється пропозиція від Тендеру</w:t>
      </w:r>
    </w:p>
  </w:comment>
  <w:comment w:id="35" w:author="Deleted user" w:date="2023-12-06T08:39:00Z" w:initials="">
    <w:p w14:paraId="3061B0B8" w14:textId="77777777" w:rsidR="00027871" w:rsidRDefault="00BA02DC">
      <w:pPr>
        <w:widowControl w:val="0"/>
        <w:pBdr>
          <w:top w:val="nil"/>
          <w:left w:val="nil"/>
          <w:bottom w:val="nil"/>
          <w:right w:val="nil"/>
          <w:between w:val="nil"/>
        </w:pBdr>
        <w:spacing w:line="240" w:lineRule="auto"/>
        <w:rPr>
          <w:color w:val="000000"/>
        </w:rPr>
      </w:pPr>
      <w:r>
        <w:rPr>
          <w:rStyle w:val="ab"/>
        </w:rPr>
        <w:annotationRef/>
      </w:r>
      <w:r w:rsidR="00000000">
        <w:rPr>
          <w:color w:val="000000"/>
        </w:rPr>
        <w:t>так, це розділи системи до яких користувач матиме доступ</w:t>
      </w:r>
    </w:p>
  </w:comment>
  <w:comment w:id="42" w:author="Olena Bochulia" w:date="2023-11-13T11:51:00Z" w:initials="">
    <w:p w14:paraId="2EC55A36" w14:textId="77777777" w:rsidR="00027871" w:rsidRDefault="00BA02DC">
      <w:pPr>
        <w:widowControl w:val="0"/>
        <w:pBdr>
          <w:top w:val="nil"/>
          <w:left w:val="nil"/>
          <w:bottom w:val="nil"/>
          <w:right w:val="nil"/>
          <w:between w:val="nil"/>
        </w:pBdr>
        <w:spacing w:line="240" w:lineRule="auto"/>
        <w:rPr>
          <w:color w:val="000000"/>
        </w:rPr>
      </w:pPr>
      <w:r>
        <w:rPr>
          <w:rStyle w:val="ab"/>
        </w:rPr>
        <w:annotationRef/>
      </w:r>
      <w:r w:rsidR="00000000">
        <w:rPr>
          <w:color w:val="000000"/>
        </w:rPr>
        <w:t>@rs@inter-text.com.ua це просто дані котрі мають бути в системі - сам функціонал системи описаний нижче в документі</w:t>
      </w:r>
    </w:p>
  </w:comment>
  <w:comment w:id="45" w:author="Рената Сидоренко" w:date="2023-11-28T15:13:00Z" w:initials="">
    <w:p w14:paraId="64229B83" w14:textId="77777777" w:rsidR="00027871" w:rsidRDefault="00BA02DC">
      <w:pPr>
        <w:widowControl w:val="0"/>
        <w:pBdr>
          <w:top w:val="nil"/>
          <w:left w:val="nil"/>
          <w:bottom w:val="nil"/>
          <w:right w:val="nil"/>
          <w:between w:val="nil"/>
        </w:pBdr>
        <w:spacing w:line="240" w:lineRule="auto"/>
        <w:rPr>
          <w:color w:val="000000"/>
        </w:rPr>
      </w:pPr>
      <w:r>
        <w:rPr>
          <w:rStyle w:val="ab"/>
        </w:rPr>
        <w:annotationRef/>
      </w:r>
      <w:r w:rsidR="00000000">
        <w:rPr>
          <w:color w:val="000000"/>
        </w:rPr>
        <w:t>зазвичай немає</w:t>
      </w:r>
    </w:p>
  </w:comment>
  <w:comment w:id="44" w:author="Deleted user" w:date="2023-12-06T08:42:00Z" w:initials="">
    <w:p w14:paraId="1EB4DEE3" w14:textId="77777777" w:rsidR="00027871" w:rsidRDefault="00BA02DC">
      <w:pPr>
        <w:widowControl w:val="0"/>
        <w:pBdr>
          <w:top w:val="nil"/>
          <w:left w:val="nil"/>
          <w:bottom w:val="nil"/>
          <w:right w:val="nil"/>
          <w:between w:val="nil"/>
        </w:pBdr>
        <w:spacing w:line="240" w:lineRule="auto"/>
        <w:rPr>
          <w:color w:val="000000"/>
        </w:rPr>
      </w:pPr>
      <w:r>
        <w:rPr>
          <w:rStyle w:val="ab"/>
        </w:rPr>
        <w:annotationRef/>
      </w:r>
      <w:r w:rsidR="00000000">
        <w:rPr>
          <w:color w:val="000000"/>
        </w:rPr>
        <w:t>це вже скоріше про те як система буде запам'ятовувати і розпізнавати - артикул буде вистурпати в ролі системного ID</w:t>
      </w:r>
    </w:p>
  </w:comment>
  <w:comment w:id="46" w:author="Рената Сидоренко" w:date="2024-01-26T12:08:00Z" w:initials="">
    <w:p w14:paraId="1BD76C54" w14:textId="77777777" w:rsidR="00027871" w:rsidRDefault="00BA02DC">
      <w:pPr>
        <w:widowControl w:val="0"/>
        <w:pBdr>
          <w:top w:val="nil"/>
          <w:left w:val="nil"/>
          <w:bottom w:val="nil"/>
          <w:right w:val="nil"/>
          <w:between w:val="nil"/>
        </w:pBdr>
        <w:spacing w:line="240" w:lineRule="auto"/>
        <w:rPr>
          <w:color w:val="000000"/>
        </w:rPr>
      </w:pPr>
      <w:r>
        <w:rPr>
          <w:rStyle w:val="ab"/>
        </w:rPr>
        <w:annotationRef/>
      </w:r>
      <w:r w:rsidR="00000000">
        <w:rPr>
          <w:color w:val="000000"/>
        </w:rPr>
        <w:t>дата та №рахунку постачальника</w:t>
      </w:r>
    </w:p>
  </w:comment>
  <w:comment w:id="48" w:author="Рената Сидоренко" w:date="2024-01-26T12:11:00Z" w:initials="">
    <w:p w14:paraId="32639F65" w14:textId="77777777" w:rsidR="00027871" w:rsidRDefault="00BA02DC">
      <w:pPr>
        <w:widowControl w:val="0"/>
        <w:pBdr>
          <w:top w:val="nil"/>
          <w:left w:val="nil"/>
          <w:bottom w:val="nil"/>
          <w:right w:val="nil"/>
          <w:between w:val="nil"/>
        </w:pBdr>
        <w:spacing w:line="240" w:lineRule="auto"/>
        <w:rPr>
          <w:color w:val="000000"/>
        </w:rPr>
      </w:pPr>
      <w:r>
        <w:rPr>
          <w:rStyle w:val="ab"/>
        </w:rPr>
        <w:annotationRef/>
      </w:r>
      <w:r w:rsidR="00000000">
        <w:rPr>
          <w:color w:val="000000"/>
        </w:rPr>
        <w:t>+ ввідповідність до ТУ, Тс</w:t>
      </w:r>
    </w:p>
  </w:comment>
  <w:comment w:id="57" w:author="Рената Сидоренко" w:date="2024-01-26T12:59:00Z" w:initials="">
    <w:p w14:paraId="32E6A71B" w14:textId="77777777" w:rsidR="00027871" w:rsidRDefault="00BA02DC">
      <w:pPr>
        <w:widowControl w:val="0"/>
        <w:pBdr>
          <w:top w:val="nil"/>
          <w:left w:val="nil"/>
          <w:bottom w:val="nil"/>
          <w:right w:val="nil"/>
          <w:between w:val="nil"/>
        </w:pBdr>
        <w:spacing w:line="240" w:lineRule="auto"/>
        <w:rPr>
          <w:color w:val="000000"/>
        </w:rPr>
      </w:pPr>
      <w:r>
        <w:rPr>
          <w:rStyle w:val="ab"/>
        </w:rPr>
        <w:annotationRef/>
      </w:r>
      <w:r w:rsidR="00000000">
        <w:rPr>
          <w:color w:val="000000"/>
        </w:rPr>
        <w:t>Залишки</w:t>
      </w:r>
    </w:p>
  </w:comment>
  <w:comment w:id="68" w:author="Olena Bochulia" w:date="2023-11-12T11:00:00Z" w:initials="">
    <w:p w14:paraId="55A5803D" w14:textId="77777777" w:rsidR="00027871" w:rsidRDefault="00BA02DC">
      <w:pPr>
        <w:widowControl w:val="0"/>
        <w:pBdr>
          <w:top w:val="nil"/>
          <w:left w:val="nil"/>
          <w:bottom w:val="nil"/>
          <w:right w:val="nil"/>
          <w:between w:val="nil"/>
        </w:pBdr>
        <w:spacing w:line="240" w:lineRule="auto"/>
        <w:rPr>
          <w:color w:val="000000"/>
        </w:rPr>
      </w:pPr>
      <w:r>
        <w:rPr>
          <w:rStyle w:val="ab"/>
        </w:rPr>
        <w:annotationRef/>
      </w:r>
      <w:r w:rsidR="00000000">
        <w:rPr>
          <w:color w:val="000000"/>
        </w:rPr>
        <w:t>@rs@inter-text.com.ua підкажіть будь ласка які поля є дозволеним змінювати?</w:t>
      </w:r>
    </w:p>
  </w:comment>
  <w:comment w:id="73" w:author="Deleted user" w:date="2023-11-27T14:03:00Z" w:initials="">
    <w:p w14:paraId="49357E4C" w14:textId="77777777" w:rsidR="00027871" w:rsidRDefault="00BA02DC">
      <w:pPr>
        <w:widowControl w:val="0"/>
        <w:pBdr>
          <w:top w:val="nil"/>
          <w:left w:val="nil"/>
          <w:bottom w:val="nil"/>
          <w:right w:val="nil"/>
          <w:between w:val="nil"/>
        </w:pBdr>
        <w:spacing w:line="240" w:lineRule="auto"/>
        <w:rPr>
          <w:color w:val="000000"/>
        </w:rPr>
      </w:pPr>
      <w:r>
        <w:rPr>
          <w:rStyle w:val="ab"/>
        </w:rPr>
        <w:annotationRef/>
      </w:r>
      <w:r w:rsidR="00000000">
        <w:rPr>
          <w:color w:val="000000"/>
        </w:rPr>
        <w:t>@olena.bochulia@severusinc.tech отут не впевнена чи це треба бо ніби всі матеріали знаходяться тільки на головному, а склади підрозділів не мають нічого крім готових виробів</w:t>
      </w:r>
    </w:p>
    <w:p w14:paraId="243B1728" w14:textId="77777777" w:rsidR="00027871" w:rsidRDefault="00000000">
      <w:pPr>
        <w:widowControl w:val="0"/>
        <w:pBdr>
          <w:top w:val="nil"/>
          <w:left w:val="nil"/>
          <w:bottom w:val="nil"/>
          <w:right w:val="nil"/>
          <w:between w:val="nil"/>
        </w:pBdr>
        <w:spacing w:line="240" w:lineRule="auto"/>
        <w:rPr>
          <w:color w:val="000000"/>
        </w:rPr>
      </w:pPr>
      <w:r>
        <w:rPr>
          <w:color w:val="000000"/>
        </w:rPr>
        <w:t>_Кому призначено: olena.bochulia@severusinc.tech_</w:t>
      </w:r>
    </w:p>
  </w:comment>
  <w:comment w:id="84" w:author="Olena Bochulia" w:date="2023-11-12T11:14:00Z" w:initials="">
    <w:p w14:paraId="09F42271" w14:textId="77777777" w:rsidR="00027871" w:rsidRDefault="00BA02DC">
      <w:pPr>
        <w:widowControl w:val="0"/>
        <w:pBdr>
          <w:top w:val="nil"/>
          <w:left w:val="nil"/>
          <w:bottom w:val="nil"/>
          <w:right w:val="nil"/>
          <w:between w:val="nil"/>
        </w:pBdr>
        <w:spacing w:line="240" w:lineRule="auto"/>
        <w:rPr>
          <w:color w:val="000000"/>
        </w:rPr>
      </w:pPr>
      <w:r>
        <w:rPr>
          <w:rStyle w:val="ab"/>
        </w:rPr>
        <w:annotationRef/>
      </w:r>
      <w:r w:rsidR="00000000">
        <w:rPr>
          <w:color w:val="000000"/>
        </w:rPr>
        <w:t>@rs@inter-text.com.ua хто є головною людиною котра працює і слідкує за проектом?</w:t>
      </w:r>
    </w:p>
  </w:comment>
  <w:comment w:id="86" w:author="Olena Bochulia" w:date="2023-11-12T11:14:00Z" w:initials="">
    <w:p w14:paraId="75D9F269" w14:textId="77777777" w:rsidR="00027871" w:rsidRDefault="00BA02DC">
      <w:pPr>
        <w:widowControl w:val="0"/>
        <w:pBdr>
          <w:top w:val="nil"/>
          <w:left w:val="nil"/>
          <w:bottom w:val="nil"/>
          <w:right w:val="nil"/>
          <w:between w:val="nil"/>
        </w:pBdr>
        <w:spacing w:line="240" w:lineRule="auto"/>
        <w:rPr>
          <w:color w:val="000000"/>
        </w:rPr>
      </w:pPr>
      <w:r>
        <w:rPr>
          <w:rStyle w:val="ab"/>
        </w:rPr>
        <w:annotationRef/>
      </w:r>
      <w:r w:rsidR="00000000">
        <w:rPr>
          <w:color w:val="000000"/>
        </w:rPr>
        <w:t>@rs@inter-text.com.ua чи можуть це бути долучені просто квитанції чи інвойси чи просто проставлено що оплачено?</w:t>
      </w:r>
    </w:p>
  </w:comment>
  <w:comment w:id="105" w:author="Olena Bochulia" w:date="2023-11-19T17:55:00Z" w:initials="">
    <w:p w14:paraId="45358A2C" w14:textId="77777777" w:rsidR="00027871" w:rsidRDefault="00BA02DC">
      <w:pPr>
        <w:widowControl w:val="0"/>
        <w:pBdr>
          <w:top w:val="nil"/>
          <w:left w:val="nil"/>
          <w:bottom w:val="nil"/>
          <w:right w:val="nil"/>
          <w:between w:val="nil"/>
        </w:pBdr>
        <w:spacing w:line="240" w:lineRule="auto"/>
        <w:rPr>
          <w:color w:val="000000"/>
        </w:rPr>
      </w:pPr>
      <w:r>
        <w:rPr>
          <w:rStyle w:val="ab"/>
        </w:rPr>
        <w:annotationRef/>
      </w:r>
      <w:r w:rsidR="00000000">
        <w:rPr>
          <w:color w:val="000000"/>
        </w:rPr>
        <w:t>@anna.kassal@severusinc.tech що мається на увазі?</w:t>
      </w:r>
    </w:p>
    <w:p w14:paraId="3202A6B5" w14:textId="77777777" w:rsidR="00027871" w:rsidRDefault="00000000">
      <w:pPr>
        <w:widowControl w:val="0"/>
        <w:pBdr>
          <w:top w:val="nil"/>
          <w:left w:val="nil"/>
          <w:bottom w:val="nil"/>
          <w:right w:val="nil"/>
          <w:between w:val="nil"/>
        </w:pBdr>
        <w:spacing w:line="240" w:lineRule="auto"/>
        <w:rPr>
          <w:color w:val="000000"/>
        </w:rPr>
      </w:pPr>
      <w:r>
        <w:rPr>
          <w:color w:val="000000"/>
        </w:rPr>
        <w:t>_Кому призначено: _</w:t>
      </w:r>
    </w:p>
  </w:comment>
  <w:comment w:id="104" w:author="Deleted user" w:date="2023-11-20T08:59:00Z" w:initials="">
    <w:p w14:paraId="2AC236BC" w14:textId="77777777" w:rsidR="00027871" w:rsidRDefault="00BA02DC">
      <w:pPr>
        <w:widowControl w:val="0"/>
        <w:pBdr>
          <w:top w:val="nil"/>
          <w:left w:val="nil"/>
          <w:bottom w:val="nil"/>
          <w:right w:val="nil"/>
          <w:between w:val="nil"/>
        </w:pBdr>
        <w:spacing w:line="240" w:lineRule="auto"/>
        <w:rPr>
          <w:color w:val="000000"/>
        </w:rPr>
      </w:pPr>
      <w:r>
        <w:rPr>
          <w:rStyle w:val="ab"/>
        </w:rPr>
        <w:annotationRef/>
      </w:r>
      <w:r w:rsidR="00000000">
        <w:rPr>
          <w:color w:val="000000"/>
        </w:rPr>
        <w:t>один виріб або більше, якщо в Проекті їх &gt;1 виробу - наприклад, куртки і штани, які йдуть не костюмом - якщо таке буває)</w:t>
      </w:r>
    </w:p>
  </w:comment>
  <w:comment w:id="103" w:author="Olena Bochulia" w:date="2023-11-22T17:37:00Z" w:initials="">
    <w:p w14:paraId="77BAA0FC" w14:textId="77777777" w:rsidR="00027871" w:rsidRDefault="00BA02DC">
      <w:pPr>
        <w:widowControl w:val="0"/>
        <w:pBdr>
          <w:top w:val="nil"/>
          <w:left w:val="nil"/>
          <w:bottom w:val="nil"/>
          <w:right w:val="nil"/>
          <w:between w:val="nil"/>
        </w:pBdr>
        <w:spacing w:line="240" w:lineRule="auto"/>
        <w:rPr>
          <w:color w:val="000000"/>
        </w:rPr>
      </w:pPr>
      <w:r>
        <w:rPr>
          <w:rStyle w:val="ab"/>
        </w:rPr>
        <w:annotationRef/>
      </w:r>
      <w:r w:rsidR="00000000">
        <w:rPr>
          <w:color w:val="000000"/>
        </w:rPr>
        <w:t>@rs@inter-text.com.ua підкажіть будь ласка чи так буває?</w:t>
      </w:r>
    </w:p>
  </w:comment>
  <w:comment w:id="110" w:author="Olena Bochulia" w:date="2023-11-12T15:00:00Z" w:initials="">
    <w:p w14:paraId="4DBEE9D1" w14:textId="77777777" w:rsidR="00027871" w:rsidRDefault="00BA02DC">
      <w:pPr>
        <w:widowControl w:val="0"/>
        <w:pBdr>
          <w:top w:val="nil"/>
          <w:left w:val="nil"/>
          <w:bottom w:val="nil"/>
          <w:right w:val="nil"/>
          <w:between w:val="nil"/>
        </w:pBdr>
        <w:spacing w:line="240" w:lineRule="auto"/>
        <w:rPr>
          <w:color w:val="000000"/>
        </w:rPr>
      </w:pPr>
      <w:r>
        <w:rPr>
          <w:rStyle w:val="ab"/>
        </w:rPr>
        <w:annotationRef/>
      </w:r>
      <w:r w:rsidR="00000000">
        <w:rPr>
          <w:color w:val="000000"/>
        </w:rPr>
        <w:t>+rs@inter-text.com.ua будь ласка перевірте пропонований список і підкажіть що треба змінити </w:t>
      </w:r>
    </w:p>
    <w:p w14:paraId="301CE3F3" w14:textId="77777777" w:rsidR="00027871" w:rsidRDefault="00027871">
      <w:pPr>
        <w:widowControl w:val="0"/>
        <w:pBdr>
          <w:top w:val="nil"/>
          <w:left w:val="nil"/>
          <w:bottom w:val="nil"/>
          <w:right w:val="nil"/>
          <w:between w:val="nil"/>
        </w:pBdr>
        <w:spacing w:line="240" w:lineRule="auto"/>
        <w:rPr>
          <w:color w:val="000000"/>
        </w:rPr>
      </w:pPr>
    </w:p>
    <w:p w14:paraId="5F619FC4" w14:textId="77777777" w:rsidR="00027871" w:rsidRDefault="00000000">
      <w:pPr>
        <w:widowControl w:val="0"/>
        <w:pBdr>
          <w:top w:val="nil"/>
          <w:left w:val="nil"/>
          <w:bottom w:val="nil"/>
          <w:right w:val="nil"/>
          <w:between w:val="nil"/>
        </w:pBdr>
        <w:spacing w:line="240" w:lineRule="auto"/>
        <w:rPr>
          <w:color w:val="000000"/>
        </w:rPr>
      </w:pPr>
      <w:r>
        <w:rPr>
          <w:color w:val="000000"/>
        </w:rPr>
        <w:t>тобто чи зручно вам буде мати саме такі статуси чи треба їх перейменувати?</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9DA5B7" w15:done="0"/>
  <w15:commentEx w15:paraId="6DEB2BB4" w15:done="0"/>
  <w15:commentEx w15:paraId="71F88A81" w15:done="0"/>
  <w15:commentEx w15:paraId="66E66947" w15:done="0"/>
  <w15:commentEx w15:paraId="3061B0B8" w15:done="0"/>
  <w15:commentEx w15:paraId="2EC55A36" w15:done="0"/>
  <w15:commentEx w15:paraId="64229B83" w15:done="0"/>
  <w15:commentEx w15:paraId="1EB4DEE3" w15:done="0"/>
  <w15:commentEx w15:paraId="1BD76C54" w15:done="0"/>
  <w15:commentEx w15:paraId="32639F65" w15:done="0"/>
  <w15:commentEx w15:paraId="32E6A71B" w15:done="0"/>
  <w15:commentEx w15:paraId="55A5803D" w15:done="0"/>
  <w15:commentEx w15:paraId="243B1728" w15:done="0"/>
  <w15:commentEx w15:paraId="09F42271" w15:done="0"/>
  <w15:commentEx w15:paraId="75D9F269" w15:done="0"/>
  <w15:commentEx w15:paraId="3202A6B5" w15:done="0"/>
  <w15:commentEx w15:paraId="2AC236BC" w15:done="0"/>
  <w15:commentEx w15:paraId="77BAA0FC" w15:done="0"/>
  <w15:commentEx w15:paraId="5F619FC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9DA5B7" w16cid:durableId="630205F7"/>
  <w16cid:commentId w16cid:paraId="6DEB2BB4" w16cid:durableId="1475E3AF"/>
  <w16cid:commentId w16cid:paraId="71F88A81" w16cid:durableId="40EF2424"/>
  <w16cid:commentId w16cid:paraId="66E66947" w16cid:durableId="3E55A319"/>
  <w16cid:commentId w16cid:paraId="3061B0B8" w16cid:durableId="0656F8E7"/>
  <w16cid:commentId w16cid:paraId="2EC55A36" w16cid:durableId="377E8AA1"/>
  <w16cid:commentId w16cid:paraId="64229B83" w16cid:durableId="7066B7AE"/>
  <w16cid:commentId w16cid:paraId="1EB4DEE3" w16cid:durableId="07630774"/>
  <w16cid:commentId w16cid:paraId="1BD76C54" w16cid:durableId="586DC41D"/>
  <w16cid:commentId w16cid:paraId="32639F65" w16cid:durableId="144A3D83"/>
  <w16cid:commentId w16cid:paraId="32E6A71B" w16cid:durableId="36BB9BAD"/>
  <w16cid:commentId w16cid:paraId="55A5803D" w16cid:durableId="1C699010"/>
  <w16cid:commentId w16cid:paraId="243B1728" w16cid:durableId="08716F29"/>
  <w16cid:commentId w16cid:paraId="09F42271" w16cid:durableId="42A74F62"/>
  <w16cid:commentId w16cid:paraId="75D9F269" w16cid:durableId="6E5B9B11"/>
  <w16cid:commentId w16cid:paraId="3202A6B5" w16cid:durableId="67AC8368"/>
  <w16cid:commentId w16cid:paraId="2AC236BC" w16cid:durableId="4BE2600F"/>
  <w16cid:commentId w16cid:paraId="77BAA0FC" w16cid:durableId="583B93E3"/>
  <w16cid:commentId w16cid:paraId="5F619FC4" w16cid:durableId="0163B6D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04C21"/>
    <w:multiLevelType w:val="multilevel"/>
    <w:tmpl w:val="B90A2F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8B424E9"/>
    <w:multiLevelType w:val="multilevel"/>
    <w:tmpl w:val="888AAC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D64247"/>
    <w:multiLevelType w:val="multilevel"/>
    <w:tmpl w:val="DD78FF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F526D73"/>
    <w:multiLevelType w:val="multilevel"/>
    <w:tmpl w:val="675252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31E0AE9"/>
    <w:multiLevelType w:val="multilevel"/>
    <w:tmpl w:val="9B7C65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4617488"/>
    <w:multiLevelType w:val="multilevel"/>
    <w:tmpl w:val="AA643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77A4881"/>
    <w:multiLevelType w:val="multilevel"/>
    <w:tmpl w:val="6D561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EA67F34"/>
    <w:multiLevelType w:val="multilevel"/>
    <w:tmpl w:val="74AC71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EAE222F"/>
    <w:multiLevelType w:val="multilevel"/>
    <w:tmpl w:val="1960DC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FFB1B30"/>
    <w:multiLevelType w:val="multilevel"/>
    <w:tmpl w:val="491662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5531D69"/>
    <w:multiLevelType w:val="multilevel"/>
    <w:tmpl w:val="05389B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657209D"/>
    <w:multiLevelType w:val="multilevel"/>
    <w:tmpl w:val="D00E57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94E552C"/>
    <w:multiLevelType w:val="multilevel"/>
    <w:tmpl w:val="9DAC66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A6D5443"/>
    <w:multiLevelType w:val="multilevel"/>
    <w:tmpl w:val="8CD2B9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C335F6C"/>
    <w:multiLevelType w:val="multilevel"/>
    <w:tmpl w:val="DADA77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CF209AF"/>
    <w:multiLevelType w:val="multilevel"/>
    <w:tmpl w:val="547219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2D26419D"/>
    <w:multiLevelType w:val="multilevel"/>
    <w:tmpl w:val="B5CE14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EB04CA7"/>
    <w:multiLevelType w:val="multilevel"/>
    <w:tmpl w:val="B114DB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09510FC"/>
    <w:multiLevelType w:val="multilevel"/>
    <w:tmpl w:val="9DD22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4C473FD"/>
    <w:multiLevelType w:val="multilevel"/>
    <w:tmpl w:val="08C008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55A7CBD"/>
    <w:multiLevelType w:val="multilevel"/>
    <w:tmpl w:val="64AA6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9650FAA"/>
    <w:multiLevelType w:val="multilevel"/>
    <w:tmpl w:val="3CD62CE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A79725F"/>
    <w:multiLevelType w:val="multilevel"/>
    <w:tmpl w:val="D3829A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DAF1800"/>
    <w:multiLevelType w:val="multilevel"/>
    <w:tmpl w:val="E95AC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EC25EED"/>
    <w:multiLevelType w:val="multilevel"/>
    <w:tmpl w:val="D61EED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0C0575D"/>
    <w:multiLevelType w:val="multilevel"/>
    <w:tmpl w:val="ADFAFE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1B62524"/>
    <w:multiLevelType w:val="multilevel"/>
    <w:tmpl w:val="3844D5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45B1FB1"/>
    <w:multiLevelType w:val="multilevel"/>
    <w:tmpl w:val="222C5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67D6678"/>
    <w:multiLevelType w:val="multilevel"/>
    <w:tmpl w:val="B4ACA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4B705621"/>
    <w:multiLevelType w:val="multilevel"/>
    <w:tmpl w:val="F3EC6F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0470BFE"/>
    <w:multiLevelType w:val="multilevel"/>
    <w:tmpl w:val="877AF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1991242"/>
    <w:multiLevelType w:val="multilevel"/>
    <w:tmpl w:val="403A68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2D57A5B"/>
    <w:multiLevelType w:val="multilevel"/>
    <w:tmpl w:val="88082A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3762976"/>
    <w:multiLevelType w:val="multilevel"/>
    <w:tmpl w:val="909E8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4993B3D"/>
    <w:multiLevelType w:val="multilevel"/>
    <w:tmpl w:val="93D6FC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6AA0EFB"/>
    <w:multiLevelType w:val="multilevel"/>
    <w:tmpl w:val="D9FE5E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AC926CC"/>
    <w:multiLevelType w:val="multilevel"/>
    <w:tmpl w:val="16865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D083463"/>
    <w:multiLevelType w:val="multilevel"/>
    <w:tmpl w:val="06B83A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0852C7B"/>
    <w:multiLevelType w:val="multilevel"/>
    <w:tmpl w:val="3DBA5D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26D357B"/>
    <w:multiLevelType w:val="multilevel"/>
    <w:tmpl w:val="BDBEC4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6871366"/>
    <w:multiLevelType w:val="multilevel"/>
    <w:tmpl w:val="DCE267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6C90771"/>
    <w:multiLevelType w:val="multilevel"/>
    <w:tmpl w:val="3B84B2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676019AD"/>
    <w:multiLevelType w:val="multilevel"/>
    <w:tmpl w:val="5652E8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B9B6E50"/>
    <w:multiLevelType w:val="multilevel"/>
    <w:tmpl w:val="68CCCB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6D2A4545"/>
    <w:multiLevelType w:val="multilevel"/>
    <w:tmpl w:val="473428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6DCE5856"/>
    <w:multiLevelType w:val="multilevel"/>
    <w:tmpl w:val="E89648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648687B"/>
    <w:multiLevelType w:val="multilevel"/>
    <w:tmpl w:val="02BC1E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7B40723"/>
    <w:multiLevelType w:val="multilevel"/>
    <w:tmpl w:val="CF22EA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59633107">
    <w:abstractNumId w:val="45"/>
  </w:num>
  <w:num w:numId="2" w16cid:durableId="314260516">
    <w:abstractNumId w:val="2"/>
  </w:num>
  <w:num w:numId="3" w16cid:durableId="827478451">
    <w:abstractNumId w:val="28"/>
  </w:num>
  <w:num w:numId="4" w16cid:durableId="1070617118">
    <w:abstractNumId w:val="41"/>
  </w:num>
  <w:num w:numId="5" w16cid:durableId="808742737">
    <w:abstractNumId w:val="18"/>
  </w:num>
  <w:num w:numId="6" w16cid:durableId="240022428">
    <w:abstractNumId w:val="5"/>
  </w:num>
  <w:num w:numId="7" w16cid:durableId="2123648067">
    <w:abstractNumId w:val="46"/>
  </w:num>
  <w:num w:numId="8" w16cid:durableId="1235699653">
    <w:abstractNumId w:val="40"/>
  </w:num>
  <w:num w:numId="9" w16cid:durableId="48114085">
    <w:abstractNumId w:val="4"/>
  </w:num>
  <w:num w:numId="10" w16cid:durableId="90665409">
    <w:abstractNumId w:val="30"/>
  </w:num>
  <w:num w:numId="11" w16cid:durableId="1322346947">
    <w:abstractNumId w:val="19"/>
  </w:num>
  <w:num w:numId="12" w16cid:durableId="1156258783">
    <w:abstractNumId w:val="12"/>
  </w:num>
  <w:num w:numId="13" w16cid:durableId="1335184165">
    <w:abstractNumId w:val="38"/>
  </w:num>
  <w:num w:numId="14" w16cid:durableId="1209148371">
    <w:abstractNumId w:val="22"/>
  </w:num>
  <w:num w:numId="15" w16cid:durableId="402360">
    <w:abstractNumId w:val="24"/>
  </w:num>
  <w:num w:numId="16" w16cid:durableId="1076245339">
    <w:abstractNumId w:val="37"/>
  </w:num>
  <w:num w:numId="17" w16cid:durableId="1766996013">
    <w:abstractNumId w:val="42"/>
  </w:num>
  <w:num w:numId="18" w16cid:durableId="250284906">
    <w:abstractNumId w:val="8"/>
  </w:num>
  <w:num w:numId="19" w16cid:durableId="2084142092">
    <w:abstractNumId w:val="6"/>
  </w:num>
  <w:num w:numId="20" w16cid:durableId="577641988">
    <w:abstractNumId w:val="34"/>
  </w:num>
  <w:num w:numId="21" w16cid:durableId="4481628">
    <w:abstractNumId w:val="0"/>
  </w:num>
  <w:num w:numId="22" w16cid:durableId="101196068">
    <w:abstractNumId w:val="16"/>
  </w:num>
  <w:num w:numId="23" w16cid:durableId="475683712">
    <w:abstractNumId w:val="44"/>
  </w:num>
  <w:num w:numId="24" w16cid:durableId="1682051280">
    <w:abstractNumId w:val="20"/>
  </w:num>
  <w:num w:numId="25" w16cid:durableId="549538688">
    <w:abstractNumId w:val="13"/>
  </w:num>
  <w:num w:numId="26" w16cid:durableId="451477677">
    <w:abstractNumId w:val="47"/>
  </w:num>
  <w:num w:numId="27" w16cid:durableId="1322663415">
    <w:abstractNumId w:val="1"/>
  </w:num>
  <w:num w:numId="28" w16cid:durableId="1107700086">
    <w:abstractNumId w:val="15"/>
  </w:num>
  <w:num w:numId="29" w16cid:durableId="2131705706">
    <w:abstractNumId w:val="39"/>
  </w:num>
  <w:num w:numId="30" w16cid:durableId="955059053">
    <w:abstractNumId w:val="43"/>
  </w:num>
  <w:num w:numId="31" w16cid:durableId="1641111570">
    <w:abstractNumId w:val="23"/>
  </w:num>
  <w:num w:numId="32" w16cid:durableId="2127190556">
    <w:abstractNumId w:val="9"/>
  </w:num>
  <w:num w:numId="33" w16cid:durableId="1230654878">
    <w:abstractNumId w:val="25"/>
  </w:num>
  <w:num w:numId="34" w16cid:durableId="507057393">
    <w:abstractNumId w:val="31"/>
  </w:num>
  <w:num w:numId="35" w16cid:durableId="2058819262">
    <w:abstractNumId w:val="29"/>
  </w:num>
  <w:num w:numId="36" w16cid:durableId="587811643">
    <w:abstractNumId w:val="14"/>
  </w:num>
  <w:num w:numId="37" w16cid:durableId="225606799">
    <w:abstractNumId w:val="35"/>
  </w:num>
  <w:num w:numId="38" w16cid:durableId="230895668">
    <w:abstractNumId w:val="26"/>
  </w:num>
  <w:num w:numId="39" w16cid:durableId="570312172">
    <w:abstractNumId w:val="32"/>
  </w:num>
  <w:num w:numId="40" w16cid:durableId="1861772588">
    <w:abstractNumId w:val="3"/>
  </w:num>
  <w:num w:numId="41" w16cid:durableId="2017882345">
    <w:abstractNumId w:val="7"/>
  </w:num>
  <w:num w:numId="42" w16cid:durableId="107311484">
    <w:abstractNumId w:val="33"/>
  </w:num>
  <w:num w:numId="43" w16cid:durableId="2040542545">
    <w:abstractNumId w:val="27"/>
  </w:num>
  <w:num w:numId="44" w16cid:durableId="841631140">
    <w:abstractNumId w:val="36"/>
  </w:num>
  <w:num w:numId="45" w16cid:durableId="775910331">
    <w:abstractNumId w:val="11"/>
  </w:num>
  <w:num w:numId="46" w16cid:durableId="1689141660">
    <w:abstractNumId w:val="17"/>
  </w:num>
  <w:num w:numId="47" w16cid:durableId="1910650185">
    <w:abstractNumId w:val="10"/>
  </w:num>
  <w:num w:numId="48" w16cid:durableId="207129661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7871"/>
    <w:rsid w:val="00027871"/>
    <w:rsid w:val="003F2C8F"/>
    <w:rsid w:val="00BA02DC"/>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41282"/>
  <w15:docId w15:val="{6ED9A4ED-AF39-403C-AD6E-555BFC37A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uk-U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unhideWhenUsed/>
    <w:qFormat/>
    <w:pPr>
      <w:keepNext/>
      <w:keepLines/>
      <w:spacing w:before="280" w:after="80"/>
      <w:outlineLvl w:val="3"/>
    </w:pPr>
    <w:rPr>
      <w:color w:val="666666"/>
      <w:sz w:val="24"/>
      <w:szCs w:val="24"/>
    </w:rPr>
  </w:style>
  <w:style w:type="paragraph" w:styleId="5">
    <w:name w:val="heading 5"/>
    <w:basedOn w:val="a"/>
    <w:next w:val="a"/>
    <w:uiPriority w:val="9"/>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paragraph" w:styleId="a9">
    <w:name w:val="annotation text"/>
    <w:basedOn w:val="a"/>
    <w:link w:val="aa"/>
    <w:uiPriority w:val="99"/>
    <w:semiHidden/>
    <w:unhideWhenUsed/>
    <w:pPr>
      <w:spacing w:line="240" w:lineRule="auto"/>
    </w:pPr>
    <w:rPr>
      <w:sz w:val="20"/>
      <w:szCs w:val="20"/>
    </w:rPr>
  </w:style>
  <w:style w:type="character" w:customStyle="1" w:styleId="aa">
    <w:name w:val="Текст примечания Знак"/>
    <w:basedOn w:val="a0"/>
    <w:link w:val="a9"/>
    <w:uiPriority w:val="99"/>
    <w:semiHidden/>
    <w:rPr>
      <w:sz w:val="20"/>
      <w:szCs w:val="20"/>
    </w:rPr>
  </w:style>
  <w:style w:type="character" w:styleId="ab">
    <w:name w:val="annotation reference"/>
    <w:basedOn w:val="a0"/>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rive.google.com/file/d/1ToUuRIwaDEHSYqME_bhcoAVkpKIjg7S4/view?usp=drive_link" TargetMode="Externa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docs.google.com/spreadsheets/d/1YJypVa0-5vh1wiRayfNfrd1t41yOCoCR/edit" TargetMode="External"/><Relationship Id="rId7" Type="http://schemas.microsoft.com/office/2016/09/relationships/commentsIds" Target="commentsIds.xml"/><Relationship Id="rId12" Type="http://schemas.openxmlformats.org/officeDocument/2006/relationships/image" Target="media/image3.png"/><Relationship Id="rId17" Type="http://schemas.openxmlformats.org/officeDocument/2006/relationships/hyperlink" Target="https://docs.google.com/spreadsheets/d/13xGlfzDqHSBsPzmLaGytTWXhysqpP_6Y/edit?pli=1"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7.png"/><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drive.google.com/file/d/1Y7Ex8xU_YLMjX3fGzEZQNHE1bOr_wd1U/view?usp=drive_link" TargetMode="External"/><Relationship Id="rId24" Type="http://schemas.openxmlformats.org/officeDocument/2006/relationships/hyperlink" Target="https://docs.google.com/spreadsheets/d/1gPmsp6SpS3xSGXq_AqKf8CIYzfLqz-zY2KClZVcXTrE/edit" TargetMode="External"/><Relationship Id="rId5" Type="http://schemas.openxmlformats.org/officeDocument/2006/relationships/comments" Target="comments.xml"/><Relationship Id="rId15" Type="http://schemas.openxmlformats.org/officeDocument/2006/relationships/hyperlink" Target="https://docs.google.com/spreadsheets/d/1gPmsp6SpS3xSGXq_AqKf8CIYzfLqz-zY2KClZVcXTrE/edit" TargetMode="External"/><Relationship Id="rId23" Type="http://schemas.openxmlformats.org/officeDocument/2006/relationships/image" Target="media/image8.png"/><Relationship Id="rId10" Type="http://schemas.openxmlformats.org/officeDocument/2006/relationships/image" Target="media/image2.png"/><Relationship Id="rId19" Type="http://schemas.openxmlformats.org/officeDocument/2006/relationships/hyperlink" Target="https://docs.google.com/document/d/1mZyF1FOhngY6EszciAbC0Vagvp6eEk3I/edit" TargetMode="External"/><Relationship Id="rId4" Type="http://schemas.openxmlformats.org/officeDocument/2006/relationships/webSettings" Target="webSettings.xml"/><Relationship Id="rId9" Type="http://schemas.openxmlformats.org/officeDocument/2006/relationships/hyperlink" Target="https://drive.google.com/file/d/173TjSirkmEwQh0J3pHXFDj4Bpuwn0mf1/view?usp=drive_link" TargetMode="External"/><Relationship Id="rId14" Type="http://schemas.openxmlformats.org/officeDocument/2006/relationships/image" Target="media/image4.png"/><Relationship Id="rId22" Type="http://schemas.openxmlformats.org/officeDocument/2006/relationships/hyperlink" Target="https://docs.google.com/document/d/1mZyF1FOhngY6EszciAbC0Vagvp6eEk3I/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67</Pages>
  <Words>53755</Words>
  <Characters>30641</Characters>
  <Application>Microsoft Office Word</Application>
  <DocSecurity>0</DocSecurity>
  <Lines>255</Lines>
  <Paragraphs>168</Paragraphs>
  <ScaleCrop>false</ScaleCrop>
  <Company/>
  <LinksUpToDate>false</LinksUpToDate>
  <CharactersWithSpaces>84228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Юлія Підлісна</cp:lastModifiedBy>
  <cp:revision>2</cp:revision>
  <dcterms:created xsi:type="dcterms:W3CDTF">2026-02-23T06:32:00Z</dcterms:created>
  <dcterms:modified xsi:type="dcterms:W3CDTF">2026-02-23T06:32:00Z</dcterms:modified>
</cp:coreProperties>
</file>